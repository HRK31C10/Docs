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A6291" w14:textId="77777777" w:rsidR="00B66D86" w:rsidRDefault="00B66D86">
      <w:pPr>
        <w:pStyle w:val="Corpodetexto"/>
        <w:spacing w:before="8"/>
        <w:rPr>
          <w:rFonts w:ascii="Times New Roman"/>
        </w:rPr>
      </w:pPr>
    </w:p>
    <w:p w14:paraId="0CC41C76" w14:textId="77777777" w:rsidR="00B66D86" w:rsidRDefault="005F2949">
      <w:pPr>
        <w:pStyle w:val="Ttulo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PRESTAÇÃO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SERVIÇOS</w:t>
      </w:r>
    </w:p>
    <w:p w14:paraId="5A848ECB" w14:textId="77777777" w:rsidR="00B66D86" w:rsidRDefault="00B66D86">
      <w:pPr>
        <w:pStyle w:val="Corpodetexto"/>
        <w:spacing w:before="2"/>
        <w:rPr>
          <w:rFonts w:ascii="Arial"/>
          <w:b/>
          <w:sz w:val="26"/>
        </w:rPr>
      </w:pPr>
    </w:p>
    <w:p w14:paraId="2A66D6DE" w14:textId="77777777" w:rsidR="00B66D86" w:rsidRDefault="005F2949">
      <w:pPr>
        <w:pStyle w:val="Corpodetexto"/>
        <w:ind w:left="118"/>
        <w:jc w:val="both"/>
      </w:pPr>
      <w:r>
        <w:t>São</w:t>
      </w:r>
      <w:r>
        <w:rPr>
          <w:spacing w:val="-1"/>
        </w:rPr>
        <w:t xml:space="preserve"> </w:t>
      </w:r>
      <w:r>
        <w:t>partes no</w:t>
      </w:r>
      <w:r>
        <w:rPr>
          <w:spacing w:val="-3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instrumento,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 lado,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contratante,</w:t>
      </w:r>
    </w:p>
    <w:p w14:paraId="464DC350" w14:textId="77777777" w:rsidR="00B66D86" w:rsidRDefault="00B66D86">
      <w:pPr>
        <w:pStyle w:val="Corpodetexto"/>
        <w:spacing w:before="6"/>
        <w:rPr>
          <w:sz w:val="24"/>
        </w:rPr>
      </w:pPr>
    </w:p>
    <w:p w14:paraId="304AA489" w14:textId="77777777" w:rsidR="00B66D86" w:rsidRDefault="005F2949">
      <w:pPr>
        <w:pStyle w:val="Corpodetexto"/>
        <w:spacing w:line="249" w:lineRule="auto"/>
        <w:ind w:left="127" w:right="118" w:hanging="10"/>
        <w:jc w:val="both"/>
      </w:pPr>
      <w:r>
        <w:rPr>
          <w:rFonts w:ascii="Arial" w:hAnsi="Arial"/>
          <w:b/>
        </w:rPr>
        <w:t>NAVA SERVICOS E OUTSOURCING LTDA</w:t>
      </w:r>
      <w:r>
        <w:t>, empresa com sede no Estado de São Paulo, na Alameda Rio</w:t>
      </w:r>
      <w:r>
        <w:rPr>
          <w:spacing w:val="-60"/>
        </w:rPr>
        <w:t xml:space="preserve"> </w:t>
      </w:r>
      <w:r>
        <w:t>Negro, nº 585, 11° andar - conjunto 111 - sala 01 - Barueri, CEP 06454-000, inscrita no CNPJ/MF sob o nº</w:t>
      </w:r>
      <w:r>
        <w:rPr>
          <w:spacing w:val="1"/>
        </w:rPr>
        <w:t xml:space="preserve"> </w:t>
      </w:r>
      <w:r>
        <w:t>14.626.101/0001-87</w:t>
      </w:r>
      <w:r>
        <w:rPr>
          <w:spacing w:val="-11"/>
        </w:rPr>
        <w:t xml:space="preserve"> </w:t>
      </w:r>
      <w:r>
        <w:t>neste</w:t>
      </w:r>
      <w:r>
        <w:rPr>
          <w:spacing w:val="-10"/>
        </w:rPr>
        <w:t xml:space="preserve"> </w:t>
      </w:r>
      <w:r>
        <w:t>ato</w:t>
      </w:r>
      <w:r>
        <w:rPr>
          <w:spacing w:val="-11"/>
        </w:rPr>
        <w:t xml:space="preserve"> </w:t>
      </w:r>
      <w:r>
        <w:t>representada</w:t>
      </w:r>
      <w:r>
        <w:rPr>
          <w:spacing w:val="-10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atos</w:t>
      </w:r>
      <w:r>
        <w:rPr>
          <w:spacing w:val="-13"/>
        </w:rPr>
        <w:t xml:space="preserve"> </w:t>
      </w:r>
      <w:r>
        <w:t>constitutivos,</w:t>
      </w:r>
      <w:r>
        <w:rPr>
          <w:spacing w:val="-9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seu(s)</w:t>
      </w:r>
      <w:r>
        <w:rPr>
          <w:spacing w:val="-12"/>
        </w:rPr>
        <w:t xml:space="preserve"> </w:t>
      </w:r>
      <w:r>
        <w:t>representante(s)</w:t>
      </w:r>
      <w:r>
        <w:rPr>
          <w:spacing w:val="-59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assinado(s),</w:t>
      </w:r>
      <w:r>
        <w:rPr>
          <w:spacing w:val="1"/>
        </w:rPr>
        <w:t xml:space="preserve"> </w:t>
      </w:r>
      <w:r>
        <w:t>doravante individualmente</w:t>
      </w:r>
      <w:r>
        <w:rPr>
          <w:spacing w:val="-2"/>
        </w:rPr>
        <w:t xml:space="preserve"> </w:t>
      </w:r>
      <w:r>
        <w:t>denominada</w:t>
      </w:r>
      <w:r>
        <w:rPr>
          <w:spacing w:val="-1"/>
        </w:rPr>
        <w:t xml:space="preserve"> </w:t>
      </w:r>
      <w:r>
        <w:t>“</w:t>
      </w:r>
      <w:r>
        <w:rPr>
          <w:rFonts w:ascii="Arial" w:hAnsi="Arial"/>
          <w:b/>
        </w:rPr>
        <w:t>CONTRATANTE</w:t>
      </w:r>
      <w:r>
        <w:t>”;</w:t>
      </w:r>
    </w:p>
    <w:p w14:paraId="3A96F8C2" w14:textId="77777777" w:rsidR="00B66D86" w:rsidRDefault="00B66D86">
      <w:pPr>
        <w:pStyle w:val="Corpodetexto"/>
        <w:spacing w:before="5"/>
        <w:rPr>
          <w:sz w:val="23"/>
        </w:rPr>
      </w:pPr>
    </w:p>
    <w:p w14:paraId="4CD1EDE9" w14:textId="77777777" w:rsidR="00B66D86" w:rsidRDefault="005F2949">
      <w:pPr>
        <w:pStyle w:val="Corpodetexto"/>
        <w:spacing w:before="1"/>
        <w:ind w:left="118"/>
        <w:jc w:val="both"/>
      </w:pPr>
      <w:r>
        <w:t>e, de</w:t>
      </w:r>
      <w:r>
        <w:rPr>
          <w:spacing w:val="-3"/>
        </w:rPr>
        <w:t xml:space="preserve"> </w:t>
      </w:r>
      <w:r>
        <w:t>outro</w:t>
      </w:r>
      <w:r>
        <w:rPr>
          <w:spacing w:val="-1"/>
        </w:rPr>
        <w:t xml:space="preserve"> </w:t>
      </w:r>
      <w:r>
        <w:t>lado,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contratada,</w:t>
      </w:r>
    </w:p>
    <w:p w14:paraId="2CA0EFC4" w14:textId="77777777" w:rsidR="00B66D86" w:rsidRDefault="00B66D86">
      <w:pPr>
        <w:pStyle w:val="Corpodetexto"/>
        <w:spacing w:before="6"/>
        <w:rPr>
          <w:sz w:val="24"/>
        </w:rPr>
      </w:pPr>
    </w:p>
    <w:p w14:paraId="351B102A" w14:textId="12D1E4B8" w:rsidR="00B66D86" w:rsidRDefault="00D97E09">
      <w:pPr>
        <w:pStyle w:val="Corpodetexto"/>
        <w:spacing w:line="249" w:lineRule="auto"/>
        <w:ind w:left="127" w:right="116" w:hanging="10"/>
        <w:jc w:val="both"/>
      </w:pPr>
      <w:r w:rsidRPr="00AC5809">
        <w:rPr>
          <w:rFonts w:ascii="Arial" w:hAnsi="Arial"/>
          <w:b/>
        </w:rPr>
        <w:t>SECMOM TECNOLOGIA LTDA</w:t>
      </w:r>
      <w:r>
        <w:t>, empresa com filial na Capital do Estado de</w:t>
      </w:r>
      <w:r>
        <w:rPr>
          <w:spacing w:val="1"/>
        </w:rPr>
        <w:t xml:space="preserve"> </w:t>
      </w:r>
      <w:r>
        <w:t xml:space="preserve">São Paulo, na Rua Cosme Fonte Lira, nº 390, CEP 04652-200, inscrita no CNPJ/MF sob o nº </w:t>
      </w:r>
      <w:r w:rsidRPr="00F10287">
        <w:t>48.</w:t>
      </w:r>
      <w:r>
        <w:t>512</w:t>
      </w:r>
      <w:r w:rsidRPr="00F10287">
        <w:t>.</w:t>
      </w:r>
      <w:r>
        <w:t>189</w:t>
      </w:r>
      <w:r w:rsidRPr="00F10287">
        <w:t>/0001-</w:t>
      </w:r>
      <w:r>
        <w:t>28 neste ato representada na forma de seu Estatuto Social, por seu representante ao final assinado,</w:t>
      </w:r>
      <w:r>
        <w:rPr>
          <w:spacing w:val="1"/>
        </w:rPr>
        <w:t xml:space="preserve"> </w:t>
      </w:r>
      <w:r>
        <w:t>doravante individualmente denominada “</w:t>
      </w:r>
      <w:r>
        <w:rPr>
          <w:rFonts w:ascii="Arial" w:hAnsi="Arial"/>
          <w:b/>
        </w:rPr>
        <w:t>CONTRATADA</w:t>
      </w:r>
      <w:r>
        <w:t xml:space="preserve">”, e quando em conjunto com a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1"/>
        </w:rPr>
        <w:t xml:space="preserve"> </w:t>
      </w:r>
      <w:r>
        <w:t>denominadas Partes;</w:t>
      </w:r>
      <w:r>
        <w:rPr>
          <w:spacing w:val="-1"/>
        </w:rPr>
        <w:t xml:space="preserve"> </w:t>
      </w:r>
      <w:r>
        <w:t>têm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Partes,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si,</w:t>
      </w:r>
      <w:r>
        <w:rPr>
          <w:spacing w:val="-2"/>
        </w:rPr>
        <w:t xml:space="preserve"> </w:t>
      </w:r>
      <w:r>
        <w:t>justo e</w:t>
      </w:r>
      <w:r>
        <w:rPr>
          <w:spacing w:val="-2"/>
        </w:rPr>
        <w:t xml:space="preserve"> </w:t>
      </w:r>
      <w:r>
        <w:t>contratado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seguinte</w:t>
      </w:r>
      <w:r w:rsidR="005F2949">
        <w:t>:</w:t>
      </w:r>
    </w:p>
    <w:p w14:paraId="6A47EC8E" w14:textId="77777777" w:rsidR="00B66D86" w:rsidRDefault="00B66D86">
      <w:pPr>
        <w:pStyle w:val="Corpodetexto"/>
        <w:spacing w:before="7"/>
        <w:rPr>
          <w:sz w:val="23"/>
        </w:rPr>
      </w:pPr>
    </w:p>
    <w:p w14:paraId="644AE07F" w14:textId="77777777" w:rsidR="00B66D86" w:rsidRDefault="005F2949">
      <w:pPr>
        <w:pStyle w:val="Ttulo1"/>
        <w:jc w:val="both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Primeira</w:t>
      </w:r>
      <w:r>
        <w:rPr>
          <w:spacing w:val="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Do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Objeto</w:t>
      </w:r>
    </w:p>
    <w:p w14:paraId="27934AF8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8AFD5F9" w14:textId="77777777" w:rsidR="00B66D86" w:rsidRDefault="005F2949">
      <w:pPr>
        <w:pStyle w:val="Corpodetexto"/>
        <w:tabs>
          <w:tab w:val="left" w:pos="841"/>
        </w:tabs>
        <w:spacing w:before="93" w:line="249" w:lineRule="auto"/>
        <w:ind w:left="127" w:right="132" w:hanging="10"/>
      </w:pPr>
      <w:r>
        <w:rPr>
          <w:rFonts w:ascii="Arial" w:hAnsi="Arial"/>
          <w:b/>
        </w:rPr>
        <w:t>1.1</w:t>
      </w:r>
      <w:r>
        <w:rPr>
          <w:rFonts w:ascii="Arial" w:hAnsi="Arial"/>
          <w:b/>
        </w:rPr>
        <w:tab/>
      </w:r>
      <w:r>
        <w:t>O</w:t>
      </w:r>
      <w:r>
        <w:rPr>
          <w:spacing w:val="45"/>
        </w:rPr>
        <w:t xml:space="preserve"> </w:t>
      </w:r>
      <w:r>
        <w:t>presente</w:t>
      </w:r>
      <w:r>
        <w:rPr>
          <w:spacing w:val="42"/>
        </w:rPr>
        <w:t xml:space="preserve"> </w:t>
      </w:r>
      <w:r>
        <w:t>instrumento</w:t>
      </w:r>
      <w:r>
        <w:rPr>
          <w:spacing w:val="42"/>
        </w:rPr>
        <w:t xml:space="preserve"> </w:t>
      </w:r>
      <w:r>
        <w:t>tem</w:t>
      </w:r>
      <w:r>
        <w:rPr>
          <w:spacing w:val="43"/>
        </w:rPr>
        <w:t xml:space="preserve"> </w:t>
      </w:r>
      <w:r>
        <w:t>por</w:t>
      </w:r>
      <w:r>
        <w:rPr>
          <w:spacing w:val="43"/>
        </w:rPr>
        <w:t xml:space="preserve"> </w:t>
      </w:r>
      <w:r>
        <w:t>objeto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prestação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serviços</w:t>
      </w:r>
      <w:r>
        <w:rPr>
          <w:spacing w:val="45"/>
        </w:rPr>
        <w:t xml:space="preserve"> </w:t>
      </w:r>
      <w:r>
        <w:t>em</w:t>
      </w:r>
      <w:r>
        <w:rPr>
          <w:spacing w:val="46"/>
        </w:rPr>
        <w:t xml:space="preserve"> </w:t>
      </w:r>
      <w:r>
        <w:t>Segurança</w:t>
      </w:r>
      <w:r>
        <w:rPr>
          <w:spacing w:val="44"/>
        </w:rPr>
        <w:t xml:space="preserve"> </w:t>
      </w:r>
      <w:r>
        <w:t>da</w:t>
      </w:r>
      <w:r>
        <w:rPr>
          <w:spacing w:val="42"/>
        </w:rPr>
        <w:t xml:space="preserve"> </w:t>
      </w:r>
      <w:r>
        <w:t>Informação,</w:t>
      </w:r>
      <w:r>
        <w:rPr>
          <w:spacing w:val="-58"/>
        </w:rPr>
        <w:t xml:space="preserve"> </w:t>
      </w:r>
      <w:r>
        <w:t>detalhados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Proposta</w:t>
      </w:r>
      <w:r>
        <w:rPr>
          <w:spacing w:val="-3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Comercial,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qual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integrante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complementar</w:t>
      </w:r>
      <w:r>
        <w:rPr>
          <w:spacing w:val="-2"/>
        </w:rPr>
        <w:t xml:space="preserve"> </w:t>
      </w:r>
      <w:r>
        <w:t>deste</w:t>
      </w:r>
      <w:r>
        <w:rPr>
          <w:spacing w:val="-3"/>
        </w:rPr>
        <w:t xml:space="preserve"> </w:t>
      </w:r>
      <w:r>
        <w:t>instrumento.</w:t>
      </w:r>
    </w:p>
    <w:p w14:paraId="6CB08F0A" w14:textId="77777777" w:rsidR="00B66D86" w:rsidRDefault="00B66D86">
      <w:pPr>
        <w:pStyle w:val="Corpodetexto"/>
        <w:spacing w:before="9"/>
        <w:rPr>
          <w:sz w:val="23"/>
        </w:rPr>
      </w:pPr>
    </w:p>
    <w:p w14:paraId="4C6C6DD1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Segunda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– Dos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Preços,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Condições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de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Pagamento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e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Reajustes</w:t>
      </w:r>
    </w:p>
    <w:p w14:paraId="76BDB613" w14:textId="77777777" w:rsidR="00B66D86" w:rsidRDefault="00B66D86">
      <w:pPr>
        <w:pStyle w:val="Corpodetexto"/>
        <w:spacing w:before="10"/>
        <w:rPr>
          <w:rFonts w:ascii="Arial"/>
          <w:b/>
          <w:sz w:val="16"/>
        </w:rPr>
      </w:pPr>
    </w:p>
    <w:p w14:paraId="66FEFE39" w14:textId="6B7F3068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before="93" w:line="247" w:lineRule="auto"/>
        <w:ind w:left="127" w:right="121" w:hanging="10"/>
      </w:pPr>
      <w:r>
        <w:t xml:space="preserve">Para a execução dos serviços ora contratados, a </w:t>
      </w:r>
      <w:r>
        <w:rPr>
          <w:rFonts w:ascii="Arial" w:hAnsi="Arial"/>
          <w:b/>
        </w:rPr>
        <w:t xml:space="preserve">CONTRATANTE </w:t>
      </w:r>
      <w:r>
        <w:t xml:space="preserve">pagará à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 devidamente descritos e especificados em detalhes na Proposta(s) Comercial(ais) pactuado(s) e</w:t>
      </w:r>
      <w:r>
        <w:rPr>
          <w:spacing w:val="1"/>
        </w:rPr>
        <w:t xml:space="preserve"> </w:t>
      </w:r>
      <w:r>
        <w:t>aprovado(s) entre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partes.</w:t>
      </w:r>
    </w:p>
    <w:p w14:paraId="5F6BAC58" w14:textId="77777777" w:rsidR="00B66D86" w:rsidRDefault="00B66D86">
      <w:pPr>
        <w:pStyle w:val="Corpodetexto"/>
        <w:spacing w:before="1"/>
        <w:rPr>
          <w:sz w:val="24"/>
        </w:rPr>
      </w:pPr>
    </w:p>
    <w:p w14:paraId="40BF8B6D" w14:textId="7777777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ind w:left="841" w:right="0" w:hanging="724"/>
      </w:pPr>
      <w:r>
        <w:t>Todas as</w:t>
      </w:r>
      <w:r>
        <w:rPr>
          <w:spacing w:val="-3"/>
        </w:rPr>
        <w:t xml:space="preserve"> </w:t>
      </w:r>
      <w:r>
        <w:t>condições comerciais e</w:t>
      </w:r>
      <w:r>
        <w:rPr>
          <w:spacing w:val="-3"/>
        </w:rPr>
        <w:t xml:space="preserve"> </w:t>
      </w: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estão</w:t>
      </w:r>
      <w:r>
        <w:rPr>
          <w:spacing w:val="-3"/>
        </w:rPr>
        <w:t xml:space="preserve"> </w:t>
      </w:r>
      <w:r>
        <w:t>descritas</w:t>
      </w:r>
      <w:r>
        <w:rPr>
          <w:spacing w:val="-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Proposta Comercial.</w:t>
      </w:r>
    </w:p>
    <w:p w14:paraId="0F54BE2D" w14:textId="77777777" w:rsidR="00B66D86" w:rsidRDefault="00B66D86">
      <w:pPr>
        <w:pStyle w:val="Corpodetexto"/>
        <w:spacing w:before="6"/>
        <w:rPr>
          <w:sz w:val="24"/>
        </w:rPr>
      </w:pPr>
    </w:p>
    <w:p w14:paraId="41107533" w14:textId="506CA161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9" w:lineRule="auto"/>
        <w:ind w:left="127" w:right="119" w:hanging="10"/>
      </w:pPr>
      <w:r>
        <w:t xml:space="preserve">O não pagamento das importâncias devidas à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 xml:space="preserve">pela </w:t>
      </w:r>
      <w:r>
        <w:rPr>
          <w:rFonts w:ascii="Arial" w:hAnsi="Arial"/>
          <w:b/>
        </w:rPr>
        <w:t xml:space="preserve">CONTRATANTE </w:t>
      </w:r>
      <w:r>
        <w:t>segundo os</w:t>
      </w:r>
      <w:r>
        <w:rPr>
          <w:spacing w:val="1"/>
        </w:rPr>
        <w:t xml:space="preserve"> </w:t>
      </w:r>
      <w:r>
        <w:rPr>
          <w:spacing w:val="-1"/>
        </w:rPr>
        <w:t>prazos</w:t>
      </w:r>
      <w:r>
        <w:rPr>
          <w:spacing w:val="-14"/>
        </w:rPr>
        <w:t xml:space="preserve"> </w:t>
      </w:r>
      <w:r>
        <w:rPr>
          <w:spacing w:val="-1"/>
        </w:rPr>
        <w:t>previstos</w:t>
      </w:r>
      <w:r>
        <w:rPr>
          <w:spacing w:val="-13"/>
        </w:rPr>
        <w:t xml:space="preserve"> </w:t>
      </w:r>
      <w:r>
        <w:rPr>
          <w:spacing w:val="-1"/>
        </w:rPr>
        <w:t>no</w:t>
      </w:r>
      <w:r>
        <w:rPr>
          <w:spacing w:val="-16"/>
        </w:rPr>
        <w:t xml:space="preserve"> </w:t>
      </w:r>
      <w:r>
        <w:rPr>
          <w:spacing w:val="-1"/>
        </w:rPr>
        <w:t>presente</w:t>
      </w:r>
      <w:r>
        <w:rPr>
          <w:spacing w:val="-13"/>
        </w:rPr>
        <w:t xml:space="preserve"> </w:t>
      </w:r>
      <w:r>
        <w:rPr>
          <w:spacing w:val="-1"/>
        </w:rPr>
        <w:t>instrumento,</w:t>
      </w:r>
      <w:r>
        <w:rPr>
          <w:spacing w:val="-12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culpa</w:t>
      </w:r>
      <w:r>
        <w:rPr>
          <w:spacing w:val="-14"/>
        </w:rPr>
        <w:t xml:space="preserve"> </w:t>
      </w:r>
      <w:r>
        <w:t>exclusiva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sujeitará</w:t>
      </w:r>
      <w:r>
        <w:rPr>
          <w:spacing w:val="-13"/>
        </w:rPr>
        <w:t xml:space="preserve"> </w:t>
      </w:r>
      <w:r>
        <w:t>ao</w:t>
      </w:r>
      <w:r>
        <w:rPr>
          <w:spacing w:val="-19"/>
        </w:rPr>
        <w:t xml:space="preserve"> </w:t>
      </w:r>
      <w:r>
        <w:t>pagamento</w:t>
      </w:r>
      <w:r>
        <w:rPr>
          <w:spacing w:val="-58"/>
        </w:rPr>
        <w:t xml:space="preserve"> </w:t>
      </w:r>
      <w:r>
        <w:t>da importância em atraso acrescida de encargos financeiros de mora incidentes sobre o valor em atraso os</w:t>
      </w:r>
      <w:r>
        <w:rPr>
          <w:spacing w:val="-59"/>
        </w:rPr>
        <w:t xml:space="preserve"> </w:t>
      </w:r>
      <w:r>
        <w:t>quais serão calculados, entre a data de vencimento e a do efetivo pagamento com base na variação do</w:t>
      </w:r>
      <w:r>
        <w:rPr>
          <w:spacing w:val="1"/>
        </w:rPr>
        <w:t xml:space="preserve"> </w:t>
      </w:r>
      <w:r>
        <w:t>IGPM/FGV do mês anterior, acrescidos de juros de 1% (um por cento) ao mês “pro rata die” e multa de 2%</w:t>
      </w:r>
      <w:r>
        <w:rPr>
          <w:spacing w:val="1"/>
        </w:rPr>
        <w:t xml:space="preserve"> </w:t>
      </w:r>
      <w:r>
        <w:t>(dois por</w:t>
      </w:r>
      <w:r>
        <w:rPr>
          <w:spacing w:val="-1"/>
        </w:rPr>
        <w:t xml:space="preserve"> </w:t>
      </w:r>
      <w:r>
        <w:t>cento)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atraso.</w:t>
      </w:r>
    </w:p>
    <w:p w14:paraId="2F6D0FDA" w14:textId="77777777" w:rsidR="00B66D86" w:rsidRDefault="00B66D86">
      <w:pPr>
        <w:pStyle w:val="Corpodetexto"/>
        <w:spacing w:before="6"/>
        <w:rPr>
          <w:sz w:val="23"/>
        </w:rPr>
      </w:pPr>
    </w:p>
    <w:p w14:paraId="0605EE5F" w14:textId="0CFDE9D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7" w:lineRule="auto"/>
        <w:ind w:left="127" w:right="126" w:hanging="10"/>
      </w:pPr>
      <w:r>
        <w:t xml:space="preserve">Todos os valores deste instrumento serão reajustados anualmente, pelo </w:t>
      </w:r>
      <w:r w:rsidR="00977737" w:rsidRPr="00E3669E">
        <w:t>IPCA</w:t>
      </w:r>
      <w:r w:rsidR="00977737">
        <w:t>/IBGE</w:t>
      </w:r>
      <w:r>
        <w:t>.</w:t>
      </w:r>
    </w:p>
    <w:p w14:paraId="2C9673A0" w14:textId="77777777" w:rsidR="00B66D86" w:rsidRDefault="00B66D86">
      <w:pPr>
        <w:pStyle w:val="Corpodetexto"/>
        <w:spacing w:before="11"/>
        <w:rPr>
          <w:sz w:val="23"/>
        </w:rPr>
      </w:pPr>
    </w:p>
    <w:p w14:paraId="22DE950C" w14:textId="7777777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9" w:lineRule="auto"/>
        <w:ind w:left="127" w:right="118" w:hanging="10"/>
      </w:pPr>
      <w:r>
        <w:t>As partes acordam em realizar a revisão dos valores ora contratados na hipótese de criação, ou</w:t>
      </w:r>
      <w:r>
        <w:rPr>
          <w:spacing w:val="1"/>
        </w:rPr>
        <w:t xml:space="preserve"> </w:t>
      </w:r>
      <w:r>
        <w:t>ainda, aumento de alíquotas de quaisquer dos tributos, impostos, contribuições, taxas e encargos de</w:t>
      </w:r>
      <w:r>
        <w:rPr>
          <w:spacing w:val="1"/>
        </w:rPr>
        <w:t xml:space="preserve"> </w:t>
      </w:r>
      <w:r>
        <w:t>qualquer natureza, incidentes sobre os serviços ora contratados e devidos na forma da lei durante o prazo</w:t>
      </w:r>
      <w:r>
        <w:rPr>
          <w:spacing w:val="1"/>
        </w:rPr>
        <w:t xml:space="preserve"> </w:t>
      </w:r>
      <w:r>
        <w:t>de vigência do presente Contrato que, impliquem acréscimo do valor total contratado, a fim de adequá-lo à</w:t>
      </w:r>
      <w:r>
        <w:rPr>
          <w:spacing w:val="1"/>
        </w:rPr>
        <w:t xml:space="preserve"> </w:t>
      </w:r>
      <w:r>
        <w:t>nova</w:t>
      </w:r>
      <w:r>
        <w:rPr>
          <w:spacing w:val="-1"/>
        </w:rPr>
        <w:t xml:space="preserve"> </w:t>
      </w:r>
      <w:r>
        <w:t>realidade.</w:t>
      </w:r>
    </w:p>
    <w:p w14:paraId="5008B19E" w14:textId="77777777" w:rsidR="00B66D86" w:rsidRDefault="00B66D86">
      <w:pPr>
        <w:pStyle w:val="Corpodetexto"/>
        <w:spacing w:before="6"/>
        <w:rPr>
          <w:sz w:val="23"/>
        </w:rPr>
      </w:pPr>
    </w:p>
    <w:p w14:paraId="7892E671" w14:textId="77777777" w:rsidR="00B66D86" w:rsidRDefault="005F2949">
      <w:pPr>
        <w:pStyle w:val="Ttulo1"/>
        <w:spacing w:before="1"/>
        <w:ind w:left="180"/>
        <w:rPr>
          <w:u w:val="none"/>
        </w:rPr>
      </w:pPr>
      <w:r>
        <w:rPr>
          <w:u w:val="thick" w:color="383838"/>
        </w:rPr>
        <w:t>Cláusula</w:t>
      </w:r>
      <w:r>
        <w:rPr>
          <w:spacing w:val="-5"/>
          <w:u w:val="thick" w:color="383838"/>
        </w:rPr>
        <w:t xml:space="preserve"> </w:t>
      </w:r>
      <w:r>
        <w:rPr>
          <w:u w:val="thick" w:color="383838"/>
        </w:rPr>
        <w:t>Terceira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-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Obrigações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Contratada</w:t>
      </w:r>
    </w:p>
    <w:p w14:paraId="369F7A68" w14:textId="77777777" w:rsidR="00B66D86" w:rsidRDefault="00B66D86">
      <w:pPr>
        <w:sectPr w:rsidR="00B66D86">
          <w:headerReference w:type="default" r:id="rId12"/>
          <w:footerReference w:type="default" r:id="rId13"/>
          <w:type w:val="continuous"/>
          <w:pgSz w:w="11900" w:h="16850"/>
          <w:pgMar w:top="1660" w:right="640" w:bottom="1220" w:left="520" w:header="618" w:footer="1036" w:gutter="0"/>
          <w:pgNumType w:start="1"/>
          <w:cols w:space="720"/>
        </w:sectPr>
      </w:pPr>
    </w:p>
    <w:p w14:paraId="1F27BD47" w14:textId="77777777" w:rsidR="00B66D86" w:rsidRDefault="00B66D86">
      <w:pPr>
        <w:pStyle w:val="Corpodetexto"/>
        <w:spacing w:before="7"/>
        <w:rPr>
          <w:rFonts w:ascii="Arial"/>
          <w:b/>
        </w:rPr>
      </w:pPr>
    </w:p>
    <w:p w14:paraId="529509EF" w14:textId="7C5D8B1D" w:rsidR="00B66D86" w:rsidRDefault="005F2949">
      <w:pPr>
        <w:pStyle w:val="Corpodetexto"/>
        <w:spacing w:before="94" w:line="249" w:lineRule="auto"/>
        <w:ind w:left="127" w:right="123" w:hanging="10"/>
        <w:jc w:val="both"/>
      </w:pPr>
      <w:r>
        <w:rPr>
          <w:rFonts w:ascii="Arial" w:hAnsi="Arial"/>
          <w:b/>
        </w:rPr>
        <w:t>3.1</w:t>
      </w:r>
      <w:r>
        <w:rPr>
          <w:rFonts w:ascii="Arial" w:hAnsi="Arial"/>
          <w:b/>
          <w:spacing w:val="1"/>
        </w:rPr>
        <w:t xml:space="preserve"> </w:t>
      </w:r>
      <w:r>
        <w:t>Sem</w:t>
      </w:r>
      <w:r>
        <w:rPr>
          <w:spacing w:val="1"/>
        </w:rPr>
        <w:t xml:space="preserve"> </w:t>
      </w:r>
      <w:r>
        <w:t>prejuízo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disposições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constituem</w:t>
      </w:r>
      <w:r>
        <w:rPr>
          <w:spacing w:val="1"/>
        </w:rPr>
        <w:t xml:space="preserve"> </w:t>
      </w:r>
      <w:r>
        <w:t>obrigações</w:t>
      </w:r>
      <w:r>
        <w:rPr>
          <w:spacing w:val="6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responsabilidades da</w:t>
      </w:r>
      <w:r>
        <w:rPr>
          <w:spacing w:val="-2"/>
        </w:rPr>
        <w:t xml:space="preserve"> </w:t>
      </w:r>
      <w:r w:rsidR="00F10287">
        <w:rPr>
          <w:rFonts w:ascii="Arial" w:hAnsi="Arial"/>
          <w:b/>
        </w:rPr>
        <w:t>CONTRATADA</w:t>
      </w:r>
      <w:r>
        <w:t>:</w:t>
      </w:r>
    </w:p>
    <w:p w14:paraId="3AAAF80E" w14:textId="77777777" w:rsidR="00B66D86" w:rsidRDefault="00B66D86">
      <w:pPr>
        <w:pStyle w:val="Corpodetexto"/>
        <w:spacing w:before="8"/>
        <w:rPr>
          <w:sz w:val="23"/>
        </w:rPr>
      </w:pPr>
    </w:p>
    <w:p w14:paraId="4BFB0FF2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before="1" w:line="247" w:lineRule="auto"/>
        <w:ind w:right="124" w:firstLine="0"/>
      </w:pPr>
      <w:r>
        <w:t>prestar</w:t>
      </w:r>
      <w:r>
        <w:rPr>
          <w:spacing w:val="1"/>
        </w:rPr>
        <w:t xml:space="preserve"> </w:t>
      </w:r>
      <w:r>
        <w:t>os serviços</w:t>
      </w:r>
      <w:r>
        <w:rPr>
          <w:spacing w:val="1"/>
        </w:rPr>
        <w:t xml:space="preserve"> </w:t>
      </w:r>
      <w:r>
        <w:t>contratados,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diligência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estrita observância dos</w:t>
      </w:r>
      <w:r>
        <w:rPr>
          <w:spacing w:val="1"/>
        </w:rPr>
        <w:t xml:space="preserve"> </w:t>
      </w:r>
      <w:r>
        <w:t>termos e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rPr>
          <w:spacing w:val="-1"/>
        </w:rPr>
        <w:t>prescritos</w:t>
      </w:r>
      <w:r>
        <w:rPr>
          <w:spacing w:val="-13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Contrato,</w:t>
      </w:r>
      <w:r>
        <w:rPr>
          <w:spacing w:val="-15"/>
        </w:rPr>
        <w:t xml:space="preserve"> </w:t>
      </w:r>
      <w:r>
        <w:t>empregando</w:t>
      </w:r>
      <w:r>
        <w:rPr>
          <w:spacing w:val="-15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melhores</w:t>
      </w:r>
      <w:r>
        <w:rPr>
          <w:spacing w:val="-13"/>
        </w:rPr>
        <w:t xml:space="preserve"> </w:t>
      </w:r>
      <w:r>
        <w:t>esforços,</w:t>
      </w:r>
      <w:r>
        <w:rPr>
          <w:spacing w:val="-14"/>
        </w:rPr>
        <w:t xml:space="preserve"> </w:t>
      </w:r>
      <w:r>
        <w:t>além</w:t>
      </w:r>
      <w:r>
        <w:rPr>
          <w:spacing w:val="-12"/>
        </w:rPr>
        <w:t xml:space="preserve"> </w:t>
      </w:r>
      <w:r>
        <w:t>dos</w:t>
      </w:r>
      <w:r>
        <w:rPr>
          <w:spacing w:val="-16"/>
        </w:rPr>
        <w:t xml:space="preserve"> </w:t>
      </w:r>
      <w:r>
        <w:t>preceitos</w:t>
      </w:r>
      <w:r>
        <w:rPr>
          <w:spacing w:val="-15"/>
        </w:rPr>
        <w:t xml:space="preserve"> </w:t>
      </w:r>
      <w:r>
        <w:t>ético-profissionais</w:t>
      </w:r>
      <w:r>
        <w:rPr>
          <w:spacing w:val="-59"/>
        </w:rPr>
        <w:t xml:space="preserve"> </w:t>
      </w:r>
      <w:r>
        <w:t>aplicáveis,</w:t>
      </w:r>
      <w:r>
        <w:rPr>
          <w:spacing w:val="1"/>
        </w:rPr>
        <w:t xml:space="preserve"> </w:t>
      </w:r>
      <w:r>
        <w:t>utilizando-se</w:t>
      </w:r>
      <w:r>
        <w:rPr>
          <w:spacing w:val="-2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melhor</w:t>
      </w:r>
      <w:r>
        <w:rPr>
          <w:spacing w:val="-1"/>
        </w:rPr>
        <w:t xml:space="preserve"> </w:t>
      </w:r>
      <w:r>
        <w:t>técnica;</w:t>
      </w:r>
    </w:p>
    <w:p w14:paraId="799F8F1A" w14:textId="77777777" w:rsidR="00B66D86" w:rsidRDefault="00B66D86">
      <w:pPr>
        <w:pStyle w:val="Corpodetexto"/>
        <w:rPr>
          <w:sz w:val="24"/>
        </w:rPr>
      </w:pPr>
    </w:p>
    <w:p w14:paraId="7941D0A1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25" w:firstLine="0"/>
      </w:pPr>
      <w:r>
        <w:t>iniciar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atendimento</w:t>
      </w:r>
      <w:r>
        <w:rPr>
          <w:spacing w:val="-5"/>
        </w:rPr>
        <w:t xml:space="preserve"> </w:t>
      </w:r>
      <w:r>
        <w:t>às</w:t>
      </w:r>
      <w:r>
        <w:rPr>
          <w:spacing w:val="-5"/>
        </w:rPr>
        <w:t xml:space="preserve"> </w:t>
      </w:r>
      <w:r>
        <w:t>demandas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deste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máximo</w:t>
      </w:r>
      <w:r>
        <w:rPr>
          <w:spacing w:val="-2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(vinte)</w:t>
      </w:r>
      <w:r>
        <w:rPr>
          <w:spacing w:val="-7"/>
        </w:rPr>
        <w:t xml:space="preserve"> </w:t>
      </w:r>
      <w:r>
        <w:t>dias</w:t>
      </w:r>
      <w:r>
        <w:rPr>
          <w:spacing w:val="-59"/>
        </w:rPr>
        <w:t xml:space="preserve"> </w:t>
      </w:r>
      <w:r>
        <w:t>úteis após</w:t>
      </w:r>
      <w:r>
        <w:rPr>
          <w:spacing w:val="-2"/>
        </w:rPr>
        <w:t xml:space="preserve"> </w:t>
      </w:r>
      <w:r>
        <w:t>a sua</w:t>
      </w:r>
      <w:r>
        <w:rPr>
          <w:spacing w:val="-2"/>
        </w:rPr>
        <w:t xml:space="preserve"> </w:t>
      </w:r>
      <w:r>
        <w:t>solicitação formal;</w:t>
      </w:r>
    </w:p>
    <w:p w14:paraId="6CED97D0" w14:textId="77777777" w:rsidR="00B66D86" w:rsidRDefault="00B66D86">
      <w:pPr>
        <w:pStyle w:val="Corpodetexto"/>
        <w:spacing w:before="9"/>
        <w:rPr>
          <w:sz w:val="23"/>
        </w:rPr>
      </w:pPr>
    </w:p>
    <w:p w14:paraId="71E5F2FB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25" w:firstLine="0"/>
      </w:pPr>
      <w:r>
        <w:t>observar e fazer com que seus funcionários e/ou terceiros sob sua responsabilidade respeitem a</w:t>
      </w:r>
      <w:r>
        <w:rPr>
          <w:spacing w:val="1"/>
        </w:rPr>
        <w:t xml:space="preserve"> </w:t>
      </w:r>
      <w:r>
        <w:t>política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 definida pela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;</w:t>
      </w:r>
    </w:p>
    <w:p w14:paraId="1DA78118" w14:textId="77777777" w:rsidR="00B66D86" w:rsidRDefault="00B66D86">
      <w:pPr>
        <w:pStyle w:val="Corpodetexto"/>
        <w:spacing w:before="6"/>
        <w:rPr>
          <w:sz w:val="23"/>
        </w:rPr>
      </w:pPr>
    </w:p>
    <w:p w14:paraId="3E103D93" w14:textId="6E7D350F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before="1" w:line="249" w:lineRule="auto"/>
        <w:ind w:firstLine="0"/>
      </w:pPr>
      <w:r>
        <w:rPr>
          <w:spacing w:val="-1"/>
        </w:rPr>
        <w:t>proteger</w:t>
      </w:r>
      <w:r>
        <w:rPr>
          <w:spacing w:val="-13"/>
        </w:rPr>
        <w:t xml:space="preserve"> </w:t>
      </w:r>
      <w:r>
        <w:rPr>
          <w:spacing w:val="-1"/>
        </w:rPr>
        <w:t>adequadamente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rPr>
          <w:spacing w:val="-13"/>
        </w:rPr>
        <w:t xml:space="preserve"> </w:t>
      </w:r>
      <w:r>
        <w:rPr>
          <w:spacing w:val="-1"/>
        </w:rPr>
        <w:t>patrimônio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-12"/>
        </w:rPr>
        <w:t xml:space="preserve"> </w:t>
      </w:r>
      <w:r>
        <w:t>zelando</w:t>
      </w:r>
      <w:r>
        <w:rPr>
          <w:spacing w:val="-16"/>
        </w:rPr>
        <w:t xml:space="preserve"> </w:t>
      </w:r>
      <w:r>
        <w:t>pela</w:t>
      </w:r>
      <w:r>
        <w:rPr>
          <w:spacing w:val="-15"/>
        </w:rPr>
        <w:t xml:space="preserve"> </w:t>
      </w:r>
      <w:r>
        <w:t>conservação</w:t>
      </w:r>
      <w:r>
        <w:rPr>
          <w:spacing w:val="-17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manutenção</w:t>
      </w:r>
      <w:r>
        <w:rPr>
          <w:spacing w:val="-58"/>
        </w:rPr>
        <w:t xml:space="preserve"> </w:t>
      </w:r>
      <w:r>
        <w:t>de suas instalações, equipamentos e materiais. Durante a prestação dos serviços ora contratados deverá</w:t>
      </w:r>
      <w:r>
        <w:rPr>
          <w:spacing w:val="1"/>
        </w:rPr>
        <w:t xml:space="preserve"> </w:t>
      </w:r>
      <w:r>
        <w:t xml:space="preserve">ainda 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e seus funcionários ou terceiros sob sua responsabilidade, observar as normas</w:t>
      </w:r>
      <w:r>
        <w:rPr>
          <w:spacing w:val="1"/>
        </w:rPr>
        <w:t xml:space="preserve"> </w:t>
      </w:r>
      <w:r>
        <w:t>relativas à</w:t>
      </w:r>
      <w:r>
        <w:rPr>
          <w:spacing w:val="-2"/>
        </w:rPr>
        <w:t xml:space="preserve"> </w:t>
      </w:r>
      <w:r>
        <w:t>utilização e</w:t>
      </w:r>
      <w:r>
        <w:rPr>
          <w:spacing w:val="-2"/>
        </w:rPr>
        <w:t xml:space="preserve"> </w:t>
      </w:r>
      <w:r>
        <w:t>conservação</w:t>
      </w:r>
      <w:r>
        <w:rPr>
          <w:spacing w:val="-3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instalações da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CONTRATANTE</w:t>
      </w:r>
      <w:r>
        <w:t>;</w:t>
      </w:r>
    </w:p>
    <w:p w14:paraId="101711AA" w14:textId="77777777" w:rsidR="00B66D86" w:rsidRDefault="00B66D86">
      <w:pPr>
        <w:pStyle w:val="Corpodetexto"/>
        <w:spacing w:before="5"/>
        <w:rPr>
          <w:sz w:val="23"/>
        </w:rPr>
      </w:pPr>
    </w:p>
    <w:p w14:paraId="600D5164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7" w:lineRule="auto"/>
        <w:ind w:right="124" w:firstLine="0"/>
      </w:pPr>
      <w:r>
        <w:t>responsabilizar-se</w:t>
      </w:r>
      <w:r>
        <w:rPr>
          <w:spacing w:val="-6"/>
        </w:rPr>
        <w:t xml:space="preserve"> </w:t>
      </w:r>
      <w:r>
        <w:t>integralmente</w:t>
      </w:r>
      <w:r>
        <w:rPr>
          <w:spacing w:val="-6"/>
        </w:rPr>
        <w:t xml:space="preserve"> </w:t>
      </w:r>
      <w:r>
        <w:t>pelas</w:t>
      </w:r>
      <w:r>
        <w:rPr>
          <w:spacing w:val="-6"/>
        </w:rPr>
        <w:t xml:space="preserve"> </w:t>
      </w:r>
      <w:r>
        <w:t>eventuais</w:t>
      </w:r>
      <w:r>
        <w:rPr>
          <w:spacing w:val="-6"/>
        </w:rPr>
        <w:t xml:space="preserve"> </w:t>
      </w:r>
      <w:r>
        <w:t>subcontratações</w:t>
      </w:r>
      <w:r>
        <w:rPr>
          <w:spacing w:val="-5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realize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consecução</w:t>
      </w:r>
      <w:r>
        <w:rPr>
          <w:spacing w:val="-7"/>
        </w:rPr>
        <w:t xml:space="preserve"> </w:t>
      </w:r>
      <w:r>
        <w:t>do</w:t>
      </w:r>
      <w:r>
        <w:rPr>
          <w:spacing w:val="-59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instrumento,</w:t>
      </w:r>
      <w:r>
        <w:rPr>
          <w:spacing w:val="-3"/>
        </w:rPr>
        <w:t xml:space="preserve"> </w:t>
      </w:r>
      <w:r>
        <w:t>mantendo-se</w:t>
      </w:r>
      <w:r>
        <w:rPr>
          <w:spacing w:val="-2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solidária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fiel</w:t>
      </w:r>
      <w:r>
        <w:rPr>
          <w:spacing w:val="-1"/>
        </w:rPr>
        <w:t xml:space="preserve"> </w:t>
      </w:r>
      <w:r>
        <w:t>cumprimento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mesmo;</w:t>
      </w:r>
      <w:r>
        <w:rPr>
          <w:spacing w:val="2"/>
        </w:rPr>
        <w:t xml:space="preserve"> </w:t>
      </w:r>
      <w:r>
        <w:t>e</w:t>
      </w:r>
    </w:p>
    <w:p w14:paraId="79F850BA" w14:textId="77777777" w:rsidR="00B66D86" w:rsidRDefault="00B66D86">
      <w:pPr>
        <w:pStyle w:val="Corpodetexto"/>
        <w:rPr>
          <w:sz w:val="24"/>
        </w:rPr>
      </w:pPr>
    </w:p>
    <w:p w14:paraId="463DE2E3" w14:textId="6C09948D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18" w:firstLine="0"/>
      </w:pPr>
      <w:r>
        <w:t>responsabilizar-se, única e exclusivamente, pelo cumprimento de toda a legislação trabalhista,</w:t>
      </w:r>
      <w:r>
        <w:rPr>
          <w:spacing w:val="1"/>
        </w:rPr>
        <w:t xml:space="preserve"> </w:t>
      </w:r>
      <w:r>
        <w:t>previdenciária, securitária, fiscal e social incidente sobre os contratos de trabalho que mantém com os</w:t>
      </w:r>
      <w:r>
        <w:rPr>
          <w:spacing w:val="1"/>
        </w:rPr>
        <w:t xml:space="preserve"> </w:t>
      </w:r>
      <w:r>
        <w:t>profissionais</w:t>
      </w:r>
      <w:r>
        <w:rPr>
          <w:spacing w:val="1"/>
        </w:rPr>
        <w:t xml:space="preserve"> </w:t>
      </w:r>
      <w:r>
        <w:t>integrantes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equipe</w:t>
      </w:r>
      <w:r>
        <w:rPr>
          <w:spacing w:val="1"/>
        </w:rPr>
        <w:t xml:space="preserve"> </w:t>
      </w:r>
      <w:r>
        <w:t>técnica,</w:t>
      </w:r>
      <w:r>
        <w:rPr>
          <w:spacing w:val="1"/>
        </w:rPr>
        <w:t xml:space="preserve"> </w:t>
      </w:r>
      <w:r>
        <w:t>procedendo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recolhimento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encargos</w:t>
      </w:r>
      <w:r>
        <w:rPr>
          <w:spacing w:val="1"/>
        </w:rPr>
        <w:t xml:space="preserve"> </w:t>
      </w:r>
      <w:r>
        <w:t>respectivos, não se comunicando ou confundindo vínculo de qualquer natureza, especialmente trabalhista,</w:t>
      </w:r>
      <w:r>
        <w:rPr>
          <w:spacing w:val="1"/>
        </w:rPr>
        <w:t xml:space="preserve"> </w:t>
      </w:r>
      <w:r>
        <w:t xml:space="preserve">entre os funcionários da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 xml:space="preserve">e a </w:t>
      </w:r>
      <w:r>
        <w:rPr>
          <w:rFonts w:ascii="Arial" w:hAnsi="Arial"/>
          <w:b/>
        </w:rPr>
        <w:t>CONTRATANTE</w:t>
      </w:r>
      <w:r>
        <w:t>, ficando esta última isenta de qualquer</w:t>
      </w:r>
      <w:r>
        <w:rPr>
          <w:spacing w:val="1"/>
        </w:rPr>
        <w:t xml:space="preserve"> </w:t>
      </w:r>
      <w:r>
        <w:t>responsabilidade</w:t>
      </w:r>
      <w:r>
        <w:rPr>
          <w:spacing w:val="-1"/>
        </w:rPr>
        <w:t xml:space="preserve"> </w:t>
      </w:r>
      <w:r>
        <w:t>a esse</w:t>
      </w:r>
      <w:r>
        <w:rPr>
          <w:spacing w:val="-4"/>
        </w:rPr>
        <w:t xml:space="preserve"> </w:t>
      </w:r>
      <w:commentRangeStart w:id="0"/>
      <w:r>
        <w:t>respeito</w:t>
      </w:r>
      <w:commentRangeEnd w:id="0"/>
      <w:r w:rsidR="00FB128F">
        <w:rPr>
          <w:rStyle w:val="Refdecomentrio"/>
        </w:rPr>
        <w:commentReference w:id="0"/>
      </w:r>
      <w:r>
        <w:t>.</w:t>
      </w:r>
    </w:p>
    <w:p w14:paraId="4F35E6EB" w14:textId="77777777" w:rsidR="00B66D86" w:rsidRDefault="00B66D86">
      <w:pPr>
        <w:pStyle w:val="Corpodetexto"/>
        <w:spacing w:before="7"/>
        <w:rPr>
          <w:sz w:val="23"/>
        </w:rPr>
      </w:pPr>
    </w:p>
    <w:p w14:paraId="61E8B802" w14:textId="77777777" w:rsidR="00B66D86" w:rsidRDefault="005F2949">
      <w:pPr>
        <w:pStyle w:val="Ttulo1"/>
        <w:spacing w:before="1"/>
        <w:rPr>
          <w:u w:val="none"/>
        </w:rPr>
      </w:pPr>
      <w:r>
        <w:rPr>
          <w:u w:val="thick" w:color="383838"/>
        </w:rPr>
        <w:t>Cláusula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Quarta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Obrigações da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Contratante</w:t>
      </w:r>
    </w:p>
    <w:p w14:paraId="37E8217C" w14:textId="77777777" w:rsidR="00B66D86" w:rsidRDefault="00B66D86">
      <w:pPr>
        <w:pStyle w:val="Corpodetexto"/>
        <w:spacing w:before="6"/>
        <w:rPr>
          <w:rFonts w:ascii="Arial"/>
          <w:b/>
          <w:sz w:val="16"/>
        </w:rPr>
      </w:pPr>
    </w:p>
    <w:p w14:paraId="5F595615" w14:textId="77777777" w:rsidR="00B66D86" w:rsidRDefault="005F2949">
      <w:pPr>
        <w:pStyle w:val="Corpodetexto"/>
        <w:spacing w:before="94" w:line="247" w:lineRule="auto"/>
        <w:ind w:left="127" w:right="126" w:hanging="10"/>
        <w:jc w:val="both"/>
      </w:pPr>
      <w:r>
        <w:rPr>
          <w:rFonts w:ascii="Arial" w:hAnsi="Arial"/>
          <w:b/>
        </w:rPr>
        <w:t>4.1</w:t>
      </w:r>
      <w:r>
        <w:rPr>
          <w:rFonts w:ascii="Arial" w:hAnsi="Arial"/>
          <w:b/>
          <w:spacing w:val="1"/>
        </w:rPr>
        <w:t xml:space="preserve"> </w:t>
      </w:r>
      <w:r>
        <w:t>Sem</w:t>
      </w:r>
      <w:r>
        <w:rPr>
          <w:spacing w:val="1"/>
        </w:rPr>
        <w:t xml:space="preserve"> </w:t>
      </w:r>
      <w:r>
        <w:t>prejuízo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disposições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constituem</w:t>
      </w:r>
      <w:r>
        <w:rPr>
          <w:spacing w:val="1"/>
        </w:rPr>
        <w:t xml:space="preserve"> </w:t>
      </w:r>
      <w:r>
        <w:t>obrigações</w:t>
      </w:r>
      <w:r>
        <w:rPr>
          <w:spacing w:val="6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responsabilidades da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:</w:t>
      </w:r>
    </w:p>
    <w:p w14:paraId="01483AC6" w14:textId="77777777" w:rsidR="00B66D86" w:rsidRDefault="00B66D86">
      <w:pPr>
        <w:pStyle w:val="Corpodetexto"/>
        <w:rPr>
          <w:sz w:val="24"/>
        </w:rPr>
      </w:pPr>
    </w:p>
    <w:p w14:paraId="4B037AEC" w14:textId="57410ECB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7" w:lineRule="auto"/>
        <w:ind w:right="128" w:firstLine="0"/>
      </w:pPr>
      <w:r>
        <w:t xml:space="preserve">responder satisfatoriamente em </w:t>
      </w:r>
      <w:r w:rsidR="00977737">
        <w:t>5</w:t>
      </w:r>
      <w:r>
        <w:t xml:space="preserve"> (</w:t>
      </w:r>
      <w:r w:rsidR="00977737">
        <w:t>cinco</w:t>
      </w:r>
      <w:r>
        <w:t>) dias úteis às requisições de informações essenciais para a</w:t>
      </w:r>
      <w:r>
        <w:rPr>
          <w:spacing w:val="1"/>
        </w:rPr>
        <w:t xml:space="preserve"> </w:t>
      </w:r>
      <w:r>
        <w:t>prestação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 xml:space="preserve">feitas pela </w:t>
      </w:r>
      <w:r w:rsidR="00F10287">
        <w:rPr>
          <w:rFonts w:ascii="Arial" w:hAnsi="Arial"/>
          <w:b/>
        </w:rPr>
        <w:t>CONTRATADA</w:t>
      </w:r>
      <w:r>
        <w:t>;</w:t>
      </w:r>
    </w:p>
    <w:p w14:paraId="5F8F8407" w14:textId="77777777" w:rsidR="00B66D86" w:rsidRDefault="00B66D86">
      <w:pPr>
        <w:pStyle w:val="Corpodetexto"/>
        <w:rPr>
          <w:sz w:val="24"/>
        </w:rPr>
      </w:pPr>
    </w:p>
    <w:p w14:paraId="1FC8F31C" w14:textId="61247F6E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9" w:lineRule="auto"/>
        <w:ind w:right="126" w:firstLine="0"/>
      </w:pPr>
      <w:r>
        <w:rPr>
          <w:spacing w:val="-1"/>
        </w:rPr>
        <w:t>disponibilizar</w:t>
      </w:r>
      <w:r>
        <w:rPr>
          <w:spacing w:val="-12"/>
        </w:rPr>
        <w:t xml:space="preserve"> </w:t>
      </w:r>
      <w:r>
        <w:t>à</w:t>
      </w:r>
      <w:r>
        <w:rPr>
          <w:spacing w:val="-15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4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acesso</w:t>
      </w:r>
      <w:r>
        <w:rPr>
          <w:spacing w:val="-12"/>
        </w:rPr>
        <w:t xml:space="preserve"> </w:t>
      </w:r>
      <w:r>
        <w:t>aos</w:t>
      </w:r>
      <w:r>
        <w:rPr>
          <w:spacing w:val="-12"/>
        </w:rPr>
        <w:t xml:space="preserve"> </w:t>
      </w:r>
      <w:r>
        <w:t>equipamentos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sistemas,</w:t>
      </w:r>
      <w:r>
        <w:rPr>
          <w:spacing w:val="-14"/>
        </w:rPr>
        <w:t xml:space="preserve"> </w:t>
      </w:r>
      <w:r>
        <w:t>fornecimento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informações,</w:t>
      </w:r>
      <w:r>
        <w:rPr>
          <w:spacing w:val="-58"/>
        </w:rPr>
        <w:t xml:space="preserve"> </w:t>
      </w:r>
      <w:r>
        <w:t>esclarecimento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dúvidas</w:t>
      </w:r>
      <w:r>
        <w:rPr>
          <w:spacing w:val="1"/>
        </w:rPr>
        <w:t xml:space="preserve"> </w:t>
      </w:r>
      <w:r>
        <w:t>e discussão de</w:t>
      </w:r>
      <w:r>
        <w:rPr>
          <w:spacing w:val="-2"/>
        </w:rPr>
        <w:t xml:space="preserve"> </w:t>
      </w:r>
      <w:r>
        <w:t>premissas;</w:t>
      </w:r>
    </w:p>
    <w:p w14:paraId="7B234898" w14:textId="77777777" w:rsidR="00B66D86" w:rsidRDefault="00B66D86">
      <w:pPr>
        <w:pStyle w:val="Corpodetexto"/>
        <w:spacing w:before="8"/>
        <w:rPr>
          <w:sz w:val="23"/>
        </w:rPr>
      </w:pPr>
    </w:p>
    <w:p w14:paraId="13A4DDBE" w14:textId="4AEFBEB5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before="1" w:line="247" w:lineRule="auto"/>
        <w:ind w:right="125" w:firstLine="0"/>
      </w:pPr>
      <w:r>
        <w:t xml:space="preserve">informar à </w:t>
      </w:r>
      <w:r w:rsidR="00F10287">
        <w:rPr>
          <w:rFonts w:ascii="Arial" w:hAnsi="Arial"/>
          <w:b/>
        </w:rPr>
        <w:t>CONTRATADA</w:t>
      </w:r>
      <w:r>
        <w:t>, com devida antecedência, sobre mudanças no ambiente ou volume de</w:t>
      </w:r>
      <w:r>
        <w:rPr>
          <w:spacing w:val="1"/>
        </w:rPr>
        <w:t xml:space="preserve"> </w:t>
      </w:r>
      <w:r>
        <w:t>negócios</w:t>
      </w:r>
      <w:r>
        <w:rPr>
          <w:spacing w:val="-1"/>
        </w:rPr>
        <w:t xml:space="preserve"> </w:t>
      </w:r>
      <w:r>
        <w:t>que possam</w:t>
      </w:r>
      <w:r>
        <w:rPr>
          <w:spacing w:val="-1"/>
        </w:rPr>
        <w:t xml:space="preserve"> </w:t>
      </w:r>
      <w:r>
        <w:t>afetar</w:t>
      </w:r>
      <w:r>
        <w:rPr>
          <w:spacing w:val="-1"/>
        </w:rPr>
        <w:t xml:space="preserve"> </w:t>
      </w:r>
      <w:r>
        <w:t>os serviços</w:t>
      </w:r>
      <w:r>
        <w:rPr>
          <w:spacing w:val="-2"/>
        </w:rPr>
        <w:t xml:space="preserve"> </w:t>
      </w:r>
      <w:r>
        <w:t>contratados;</w:t>
      </w:r>
    </w:p>
    <w:p w14:paraId="36DB7281" w14:textId="77777777" w:rsidR="00B66D86" w:rsidRDefault="00B66D86">
      <w:pPr>
        <w:pStyle w:val="Corpodetexto"/>
        <w:spacing w:before="1"/>
        <w:rPr>
          <w:sz w:val="23"/>
        </w:rPr>
      </w:pPr>
    </w:p>
    <w:p w14:paraId="1BC48659" w14:textId="0251972B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7" w:lineRule="auto"/>
        <w:ind w:right="123" w:firstLine="0"/>
      </w:pPr>
      <w:r>
        <w:t>garantir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livre</w:t>
      </w:r>
      <w:r>
        <w:rPr>
          <w:spacing w:val="-13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permanente</w:t>
      </w:r>
      <w:r>
        <w:rPr>
          <w:spacing w:val="-13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empregados</w:t>
      </w:r>
      <w:r>
        <w:rPr>
          <w:spacing w:val="-10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subcontratados</w:t>
      </w:r>
      <w:r>
        <w:rPr>
          <w:spacing w:val="-15"/>
        </w:rPr>
        <w:t xml:space="preserve"> </w:t>
      </w:r>
      <w:r>
        <w:t>da</w:t>
      </w:r>
      <w:r>
        <w:rPr>
          <w:spacing w:val="-9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2"/>
        </w:rPr>
        <w:t xml:space="preserve"> </w:t>
      </w:r>
      <w:r>
        <w:t>nas</w:t>
      </w:r>
      <w:r>
        <w:rPr>
          <w:spacing w:val="-12"/>
        </w:rPr>
        <w:t xml:space="preserve"> </w:t>
      </w:r>
      <w:r>
        <w:t>suas</w:t>
      </w:r>
      <w:r>
        <w:rPr>
          <w:spacing w:val="-59"/>
        </w:rPr>
        <w:t xml:space="preserve"> </w:t>
      </w:r>
      <w:r>
        <w:t>dependências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fim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promover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instalação</w:t>
      </w:r>
      <w:r>
        <w:rPr>
          <w:spacing w:val="-14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manutenção</w:t>
      </w:r>
      <w:r>
        <w:rPr>
          <w:spacing w:val="-14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serviço</w:t>
      </w:r>
      <w:r>
        <w:rPr>
          <w:spacing w:val="-11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atendidas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normas</w:t>
      </w:r>
      <w:r>
        <w:rPr>
          <w:spacing w:val="-58"/>
        </w:rPr>
        <w:t xml:space="preserve"> </w:t>
      </w:r>
      <w:r>
        <w:t>e procedimentos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segurança;</w:t>
      </w:r>
    </w:p>
    <w:p w14:paraId="5D62C2BF" w14:textId="77777777" w:rsidR="00B66D86" w:rsidRDefault="00B66D86">
      <w:pPr>
        <w:pStyle w:val="Corpodetexto"/>
        <w:spacing w:before="1"/>
        <w:rPr>
          <w:sz w:val="24"/>
        </w:rPr>
      </w:pPr>
    </w:p>
    <w:p w14:paraId="30D5FEFE" w14:textId="7D10F327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ind w:left="841" w:right="0" w:hanging="710"/>
      </w:pPr>
      <w:r>
        <w:t>efetuar os</w:t>
      </w:r>
      <w:r>
        <w:rPr>
          <w:spacing w:val="-3"/>
        </w:rPr>
        <w:t xml:space="preserve"> </w:t>
      </w:r>
      <w:r>
        <w:t>pagamentos</w:t>
      </w:r>
      <w:r>
        <w:rPr>
          <w:spacing w:val="-3"/>
        </w:rPr>
        <w:t xml:space="preserve"> </w:t>
      </w:r>
      <w:r>
        <w:t>devidos</w:t>
      </w:r>
      <w:r>
        <w:rPr>
          <w:spacing w:val="1"/>
        </w:rPr>
        <w:t xml:space="preserve"> </w:t>
      </w:r>
      <w:r>
        <w:t>à</w:t>
      </w:r>
      <w:r>
        <w:rPr>
          <w:spacing w:val="-3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com o</w:t>
      </w:r>
      <w:r>
        <w:rPr>
          <w:spacing w:val="-2"/>
        </w:rPr>
        <w:t xml:space="preserve"> </w:t>
      </w:r>
      <w:r>
        <w:t>estabelecido</w:t>
      </w:r>
      <w:r>
        <w:rPr>
          <w:spacing w:val="-1"/>
        </w:rPr>
        <w:t xml:space="preserve"> </w:t>
      </w:r>
      <w:r>
        <w:t>neste</w:t>
      </w:r>
      <w:r>
        <w:rPr>
          <w:spacing w:val="-3"/>
        </w:rPr>
        <w:t xml:space="preserve"> </w:t>
      </w:r>
      <w:r>
        <w:t>instrumento;</w:t>
      </w:r>
    </w:p>
    <w:p w14:paraId="1CA41571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5DD7483F" w14:textId="77777777" w:rsidR="00B66D86" w:rsidRDefault="00B66D86">
      <w:pPr>
        <w:pStyle w:val="Corpodetexto"/>
        <w:spacing w:before="7"/>
      </w:pPr>
    </w:p>
    <w:p w14:paraId="26FB7B92" w14:textId="40A7E69A" w:rsidR="00B66D86" w:rsidRDefault="005F2949">
      <w:pPr>
        <w:pStyle w:val="PargrafodaLista"/>
        <w:numPr>
          <w:ilvl w:val="0"/>
          <w:numId w:val="6"/>
        </w:numPr>
        <w:tabs>
          <w:tab w:val="left" w:pos="841"/>
          <w:tab w:val="left" w:pos="842"/>
        </w:tabs>
        <w:spacing w:before="94" w:line="249" w:lineRule="auto"/>
        <w:ind w:right="125" w:firstLine="0"/>
      </w:pPr>
      <w:r>
        <w:t>fornecer</w:t>
      </w:r>
      <w:r>
        <w:rPr>
          <w:spacing w:val="38"/>
        </w:rPr>
        <w:t xml:space="preserve"> </w:t>
      </w:r>
      <w:r>
        <w:t>à</w:t>
      </w:r>
      <w:r>
        <w:rPr>
          <w:spacing w:val="37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40"/>
        </w:rPr>
        <w:t xml:space="preserve"> </w:t>
      </w:r>
      <w:r>
        <w:t>toda</w:t>
      </w:r>
      <w:r>
        <w:rPr>
          <w:spacing w:val="36"/>
        </w:rPr>
        <w:t xml:space="preserve"> </w:t>
      </w:r>
      <w:r>
        <w:t>e</w:t>
      </w:r>
      <w:r>
        <w:rPr>
          <w:spacing w:val="36"/>
        </w:rPr>
        <w:t xml:space="preserve"> </w:t>
      </w:r>
      <w:r>
        <w:t>qualquer</w:t>
      </w:r>
      <w:r>
        <w:rPr>
          <w:spacing w:val="38"/>
        </w:rPr>
        <w:t xml:space="preserve"> </w:t>
      </w:r>
      <w:r>
        <w:t>informação</w:t>
      </w:r>
      <w:r>
        <w:rPr>
          <w:spacing w:val="36"/>
        </w:rPr>
        <w:t xml:space="preserve"> </w:t>
      </w:r>
      <w:r>
        <w:t>necessária</w:t>
      </w:r>
      <w:r>
        <w:rPr>
          <w:spacing w:val="39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consecução</w:t>
      </w:r>
      <w:r>
        <w:rPr>
          <w:spacing w:val="38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presente</w:t>
      </w:r>
      <w:r>
        <w:rPr>
          <w:spacing w:val="-59"/>
        </w:rPr>
        <w:t xml:space="preserve"> </w:t>
      </w:r>
      <w:r>
        <w:t>instrumento;</w:t>
      </w:r>
    </w:p>
    <w:p w14:paraId="18C04BFC" w14:textId="77777777" w:rsidR="00B66D86" w:rsidRDefault="00B66D86">
      <w:pPr>
        <w:pStyle w:val="Corpodetexto"/>
        <w:spacing w:before="8"/>
        <w:rPr>
          <w:sz w:val="23"/>
        </w:rPr>
      </w:pPr>
    </w:p>
    <w:p w14:paraId="242FC203" w14:textId="1BC8E512" w:rsidR="00B66D86" w:rsidRDefault="005F2949">
      <w:pPr>
        <w:pStyle w:val="PargrafodaLista"/>
        <w:numPr>
          <w:ilvl w:val="0"/>
          <w:numId w:val="6"/>
        </w:numPr>
        <w:tabs>
          <w:tab w:val="left" w:pos="841"/>
          <w:tab w:val="left" w:pos="842"/>
        </w:tabs>
        <w:spacing w:before="1" w:line="247" w:lineRule="auto"/>
        <w:ind w:right="121" w:firstLine="0"/>
      </w:pPr>
      <w:r>
        <w:t>informar</w:t>
      </w:r>
      <w:r>
        <w:rPr>
          <w:spacing w:val="42"/>
        </w:rPr>
        <w:t xml:space="preserve"> </w:t>
      </w:r>
      <w:r>
        <w:t>a</w:t>
      </w:r>
      <w:r>
        <w:rPr>
          <w:spacing w:val="39"/>
        </w:rPr>
        <w:t xml:space="preserve"> </w:t>
      </w:r>
      <w:r w:rsidR="00F10287">
        <w:rPr>
          <w:rFonts w:ascii="Arial" w:hAnsi="Arial"/>
          <w:b/>
        </w:rPr>
        <w:t>CONTRATADA</w:t>
      </w:r>
      <w:r>
        <w:t>,</w:t>
      </w:r>
      <w:r>
        <w:rPr>
          <w:spacing w:val="42"/>
        </w:rPr>
        <w:t xml:space="preserve"> </w:t>
      </w:r>
      <w:r>
        <w:t>por</w:t>
      </w:r>
      <w:r>
        <w:rPr>
          <w:spacing w:val="41"/>
        </w:rPr>
        <w:t xml:space="preserve"> </w:t>
      </w:r>
      <w:r>
        <w:t>escrito,</w:t>
      </w:r>
      <w:r>
        <w:rPr>
          <w:spacing w:val="42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razões</w:t>
      </w:r>
      <w:r>
        <w:rPr>
          <w:spacing w:val="42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motivaram</w:t>
      </w:r>
      <w:r>
        <w:rPr>
          <w:spacing w:val="43"/>
        </w:rPr>
        <w:t xml:space="preserve"> </w:t>
      </w:r>
      <w:r>
        <w:t>eventual</w:t>
      </w:r>
      <w:r>
        <w:rPr>
          <w:spacing w:val="40"/>
        </w:rPr>
        <w:t xml:space="preserve"> </w:t>
      </w:r>
      <w:r>
        <w:t>rejeição</w:t>
      </w:r>
      <w:r>
        <w:rPr>
          <w:spacing w:val="39"/>
        </w:rPr>
        <w:t xml:space="preserve"> </w:t>
      </w:r>
      <w:r>
        <w:t>dos</w:t>
      </w:r>
      <w:r>
        <w:rPr>
          <w:spacing w:val="39"/>
        </w:rPr>
        <w:t xml:space="preserve"> </w:t>
      </w:r>
      <w:r>
        <w:t>serviços</w:t>
      </w:r>
      <w:r>
        <w:rPr>
          <w:spacing w:val="-58"/>
        </w:rPr>
        <w:t xml:space="preserve"> </w:t>
      </w:r>
      <w:r>
        <w:t>contratados.</w:t>
      </w:r>
    </w:p>
    <w:p w14:paraId="5732C129" w14:textId="77777777" w:rsidR="00B66D86" w:rsidRDefault="00B66D86">
      <w:pPr>
        <w:pStyle w:val="Corpodetexto"/>
        <w:spacing w:before="2"/>
        <w:rPr>
          <w:sz w:val="24"/>
        </w:rPr>
      </w:pPr>
    </w:p>
    <w:p w14:paraId="51291417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Quinta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Confidencialidade</w:t>
      </w:r>
    </w:p>
    <w:p w14:paraId="2FF49A29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5CAEEA2" w14:textId="35C723ED" w:rsidR="00B66D86" w:rsidRDefault="005F2949">
      <w:pPr>
        <w:pStyle w:val="PargrafodaLista"/>
        <w:numPr>
          <w:ilvl w:val="1"/>
          <w:numId w:val="5"/>
        </w:numPr>
        <w:tabs>
          <w:tab w:val="left" w:pos="842"/>
        </w:tabs>
        <w:spacing w:before="93" w:line="249" w:lineRule="auto"/>
        <w:ind w:left="127" w:right="118" w:hanging="10"/>
      </w:pPr>
      <w:r>
        <w:t>As Partes declaram, para todos os fins de direito, serem legítimas titulares dos nomes ou marcas -</w:t>
      </w:r>
      <w:r>
        <w:rPr>
          <w:spacing w:val="1"/>
        </w:rPr>
        <w:t xml:space="preserve"> </w:t>
      </w:r>
      <w:r>
        <w:t>inclusive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fantasia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utilizados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fins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consecução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instrumento,</w:t>
      </w:r>
      <w:r>
        <w:rPr>
          <w:spacing w:val="-4"/>
        </w:rPr>
        <w:t xml:space="preserve"> </w:t>
      </w:r>
      <w:r>
        <w:t>sendo,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entanto,</w:t>
      </w:r>
      <w:r>
        <w:rPr>
          <w:spacing w:val="-59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autorizada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utilização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referências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fato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prestando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prestado</w:t>
      </w:r>
      <w:r>
        <w:rPr>
          <w:spacing w:val="1"/>
        </w:rPr>
        <w:t xml:space="preserve"> </w:t>
      </w:r>
      <w:r>
        <w:t>serviços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.</w:t>
      </w:r>
    </w:p>
    <w:p w14:paraId="6531B197" w14:textId="77777777" w:rsidR="00B66D86" w:rsidRDefault="00B66D86">
      <w:pPr>
        <w:pStyle w:val="Corpodetexto"/>
        <w:spacing w:before="5"/>
        <w:rPr>
          <w:sz w:val="23"/>
        </w:rPr>
      </w:pPr>
    </w:p>
    <w:p w14:paraId="3E76C78C" w14:textId="22CC5F62" w:rsidR="00B66D86" w:rsidRDefault="005F2949">
      <w:pPr>
        <w:pStyle w:val="PargrafodaLista"/>
        <w:numPr>
          <w:ilvl w:val="1"/>
          <w:numId w:val="5"/>
        </w:numPr>
        <w:tabs>
          <w:tab w:val="left" w:pos="842"/>
        </w:tabs>
        <w:spacing w:line="249" w:lineRule="auto"/>
        <w:ind w:left="127" w:hanging="10"/>
      </w:pPr>
      <w:r>
        <w:t>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manterão</w:t>
      </w:r>
      <w:r>
        <w:rPr>
          <w:spacing w:val="1"/>
        </w:rPr>
        <w:t xml:space="preserve"> </w:t>
      </w:r>
      <w:r>
        <w:t>sigilo</w:t>
      </w:r>
      <w:r>
        <w:rPr>
          <w:spacing w:val="1"/>
        </w:rPr>
        <w:t xml:space="preserve"> </w:t>
      </w:r>
      <w:r>
        <w:t>absoluto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materiais,</w:t>
      </w:r>
      <w:r>
        <w:rPr>
          <w:spacing w:val="1"/>
        </w:rPr>
        <w:t xml:space="preserve"> </w:t>
      </w:r>
      <w:r>
        <w:t>informações,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especificações</w:t>
      </w:r>
      <w:r>
        <w:rPr>
          <w:spacing w:val="-9"/>
        </w:rPr>
        <w:t xml:space="preserve"> </w:t>
      </w:r>
      <w:r>
        <w:t>técnicas</w:t>
      </w:r>
      <w:r>
        <w:rPr>
          <w:spacing w:val="-10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comerciais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propriedade</w:t>
      </w:r>
      <w:r>
        <w:rPr>
          <w:spacing w:val="-5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outra</w:t>
      </w:r>
      <w:r>
        <w:rPr>
          <w:spacing w:val="-8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desenvolvidas</w:t>
      </w:r>
      <w:r>
        <w:rPr>
          <w:spacing w:val="-5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longo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vigência</w:t>
      </w:r>
      <w:r>
        <w:rPr>
          <w:spacing w:val="-58"/>
        </w:rPr>
        <w:t xml:space="preserve"> </w:t>
      </w:r>
      <w:r>
        <w:t>deste</w:t>
      </w:r>
      <w:r>
        <w:rPr>
          <w:spacing w:val="-11"/>
        </w:rPr>
        <w:t xml:space="preserve"> </w:t>
      </w:r>
      <w:r>
        <w:t>contrato,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que,</w:t>
      </w:r>
      <w:r>
        <w:rPr>
          <w:spacing w:val="-10"/>
        </w:rPr>
        <w:t xml:space="preserve"> </w:t>
      </w:r>
      <w:r>
        <w:t>eventualmente,</w:t>
      </w:r>
      <w:r>
        <w:rPr>
          <w:spacing w:val="-12"/>
        </w:rPr>
        <w:t xml:space="preserve"> </w:t>
      </w:r>
      <w:r>
        <w:t>tenham</w:t>
      </w:r>
      <w:r>
        <w:rPr>
          <w:spacing w:val="-10"/>
        </w:rPr>
        <w:t xml:space="preserve"> </w:t>
      </w:r>
      <w:r>
        <w:t>conhecimento</w:t>
      </w:r>
      <w:r>
        <w:rPr>
          <w:spacing w:val="-11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razão</w:t>
      </w:r>
      <w:r>
        <w:rPr>
          <w:spacing w:val="-11"/>
        </w:rPr>
        <w:t xml:space="preserve"> </w:t>
      </w:r>
      <w:r>
        <w:t>deste</w:t>
      </w:r>
      <w:r>
        <w:rPr>
          <w:spacing w:val="-11"/>
        </w:rPr>
        <w:t xml:space="preserve"> </w:t>
      </w:r>
      <w:r>
        <w:t>instrumento,</w:t>
      </w:r>
      <w:r>
        <w:rPr>
          <w:spacing w:val="-9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podendo</w:t>
      </w:r>
      <w:r>
        <w:rPr>
          <w:spacing w:val="-12"/>
        </w:rPr>
        <w:t xml:space="preserve"> </w:t>
      </w:r>
      <w:r>
        <w:t>ser</w:t>
      </w:r>
      <w:r>
        <w:rPr>
          <w:spacing w:val="-59"/>
        </w:rPr>
        <w:t xml:space="preserve"> </w:t>
      </w:r>
      <w:r>
        <w:t>divulgados, publicados ou por qualquer forma colocados à disposição, direta ou indiretamente de qualquer</w:t>
      </w:r>
      <w:r>
        <w:rPr>
          <w:spacing w:val="1"/>
        </w:rPr>
        <w:t xml:space="preserve"> </w:t>
      </w:r>
      <w:r>
        <w:t>pessoa, sob pena de ser considerada infração grave e justa causa para rescisão do contrato, devendo</w:t>
      </w:r>
      <w:r>
        <w:rPr>
          <w:spacing w:val="1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diretamente</w:t>
      </w:r>
      <w:r>
        <w:rPr>
          <w:spacing w:val="-1"/>
        </w:rPr>
        <w:t xml:space="preserve"> </w:t>
      </w:r>
      <w:r>
        <w:t>pelas</w:t>
      </w:r>
      <w:r>
        <w:rPr>
          <w:spacing w:val="-1"/>
        </w:rPr>
        <w:t xml:space="preserve"> </w:t>
      </w:r>
      <w:r>
        <w:t>eventuais perdas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 xml:space="preserve">danos </w:t>
      </w:r>
      <w:r w:rsidR="00B27610">
        <w:t xml:space="preserve">materiais e diretos </w:t>
      </w:r>
      <w:r>
        <w:t>decorrentes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observância</w:t>
      </w:r>
      <w:r>
        <w:rPr>
          <w:spacing w:val="-2"/>
        </w:rPr>
        <w:t xml:space="preserve"> </w:t>
      </w:r>
      <w:r>
        <w:t>desta</w:t>
      </w:r>
      <w:r>
        <w:rPr>
          <w:spacing w:val="-1"/>
        </w:rPr>
        <w:t xml:space="preserve"> </w:t>
      </w:r>
      <w:r>
        <w:t>cláusula.</w:t>
      </w:r>
    </w:p>
    <w:p w14:paraId="6DD20998" w14:textId="77777777" w:rsidR="00B66D86" w:rsidRDefault="00B66D86">
      <w:pPr>
        <w:pStyle w:val="Corpodetexto"/>
        <w:spacing w:before="7"/>
        <w:rPr>
          <w:sz w:val="23"/>
        </w:rPr>
      </w:pPr>
    </w:p>
    <w:p w14:paraId="2DC6EDDA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Sexta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Vigência</w:t>
      </w:r>
    </w:p>
    <w:p w14:paraId="439F91BF" w14:textId="77777777" w:rsidR="00B66D86" w:rsidRDefault="00B66D86">
      <w:pPr>
        <w:pStyle w:val="Corpodetexto"/>
        <w:spacing w:before="8"/>
        <w:rPr>
          <w:rFonts w:ascii="Arial"/>
          <w:b/>
          <w:sz w:val="16"/>
        </w:rPr>
      </w:pPr>
    </w:p>
    <w:p w14:paraId="5BA72626" w14:textId="77777777" w:rsidR="00B66D86" w:rsidRDefault="005F2949">
      <w:pPr>
        <w:pStyle w:val="PargrafodaLista"/>
        <w:numPr>
          <w:ilvl w:val="1"/>
          <w:numId w:val="4"/>
        </w:numPr>
        <w:tabs>
          <w:tab w:val="left" w:pos="842"/>
        </w:tabs>
        <w:spacing w:before="93" w:line="249" w:lineRule="auto"/>
        <w:ind w:left="127" w:right="125" w:hanging="10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terá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vigência</w:t>
      </w:r>
      <w:r>
        <w:rPr>
          <w:spacing w:val="1"/>
        </w:rPr>
        <w:t xml:space="preserve"> </w:t>
      </w:r>
      <w:r>
        <w:t>estabelecida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Proposta</w:t>
      </w:r>
      <w:r>
        <w:rPr>
          <w:spacing w:val="1"/>
        </w:rPr>
        <w:t xml:space="preserve"> </w:t>
      </w:r>
      <w:r>
        <w:t>Comercial,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integrante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complementar</w:t>
      </w:r>
      <w:r>
        <w:rPr>
          <w:spacing w:val="-2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instrumento,</w:t>
      </w:r>
      <w:r>
        <w:rPr>
          <w:spacing w:val="-1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prorrogáveis</w:t>
      </w:r>
      <w:r>
        <w:rPr>
          <w:spacing w:val="1"/>
        </w:rPr>
        <w:t xml:space="preserve"> </w:t>
      </w:r>
      <w:r>
        <w:t>automaticamente</w:t>
      </w:r>
      <w:r>
        <w:rPr>
          <w:spacing w:val="-3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período.</w:t>
      </w:r>
    </w:p>
    <w:p w14:paraId="366F70DF" w14:textId="77777777" w:rsidR="00B66D86" w:rsidRDefault="00B66D86">
      <w:pPr>
        <w:pStyle w:val="Corpodetexto"/>
        <w:spacing w:before="9"/>
        <w:rPr>
          <w:sz w:val="23"/>
        </w:rPr>
      </w:pPr>
    </w:p>
    <w:p w14:paraId="6C49F885" w14:textId="77777777" w:rsidR="00B66D86" w:rsidRDefault="005F2949">
      <w:pPr>
        <w:pStyle w:val="PargrafodaLista"/>
        <w:numPr>
          <w:ilvl w:val="1"/>
          <w:numId w:val="4"/>
        </w:numPr>
        <w:tabs>
          <w:tab w:val="left" w:pos="842"/>
        </w:tabs>
        <w:spacing w:line="247" w:lineRule="auto"/>
        <w:ind w:left="127" w:hanging="10"/>
      </w:pPr>
      <w:r>
        <w:t>Caso uma das Partes não tenha interesse em renovar o presente instrumento, deverá notificar por</w:t>
      </w:r>
      <w:r>
        <w:rPr>
          <w:spacing w:val="1"/>
        </w:rPr>
        <w:t xml:space="preserve"> </w:t>
      </w:r>
      <w:r>
        <w:t>escrito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outra</w:t>
      </w:r>
      <w:r>
        <w:rPr>
          <w:spacing w:val="-8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acerca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suas</w:t>
      </w:r>
      <w:r>
        <w:rPr>
          <w:spacing w:val="-7"/>
        </w:rPr>
        <w:t xml:space="preserve"> </w:t>
      </w:r>
      <w:r>
        <w:t>intenções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(trinta)</w:t>
      </w:r>
      <w:r>
        <w:rPr>
          <w:spacing w:val="-6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antecedência</w:t>
      </w:r>
      <w:r>
        <w:rPr>
          <w:spacing w:val="-4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término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sua</w:t>
      </w:r>
      <w:r>
        <w:rPr>
          <w:spacing w:val="-59"/>
        </w:rPr>
        <w:t xml:space="preserve"> </w:t>
      </w:r>
      <w:r>
        <w:t>vigência.</w:t>
      </w:r>
    </w:p>
    <w:p w14:paraId="6CCFFA87" w14:textId="77777777" w:rsidR="00B66D86" w:rsidRDefault="00B66D86">
      <w:pPr>
        <w:pStyle w:val="Corpodetexto"/>
        <w:spacing w:before="3"/>
        <w:rPr>
          <w:sz w:val="24"/>
        </w:rPr>
      </w:pPr>
    </w:p>
    <w:p w14:paraId="01CB02C2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Sétima –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Extinção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Contratual</w:t>
      </w:r>
    </w:p>
    <w:p w14:paraId="64358DBD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758B6D84" w14:textId="05B0A221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spacing w:before="94" w:line="249" w:lineRule="auto"/>
        <w:ind w:left="127" w:right="120" w:hanging="10"/>
      </w:pPr>
      <w:r>
        <w:t xml:space="preserve">A </w:t>
      </w:r>
      <w:r>
        <w:rPr>
          <w:rFonts w:ascii="Arial" w:hAnsi="Arial"/>
          <w:b/>
        </w:rPr>
        <w:t xml:space="preserve">CONTRATANTE </w:t>
      </w:r>
      <w:r>
        <w:t xml:space="preserve">permanecerá responsável pelos pagamentos à </w:t>
      </w:r>
      <w:r w:rsidR="00F10287">
        <w:rPr>
          <w:rFonts w:ascii="Arial" w:hAnsi="Arial"/>
          <w:b/>
        </w:rPr>
        <w:t>CONTRATADA</w:t>
      </w:r>
      <w:r>
        <w:t>, mesmo com o</w:t>
      </w:r>
      <w:r>
        <w:rPr>
          <w:spacing w:val="1"/>
        </w:rPr>
        <w:t xml:space="preserve"> </w:t>
      </w:r>
      <w:r>
        <w:t>término deste instrumento, nos casos em que houver pendência no pagamento de serviços solicitados que</w:t>
      </w:r>
      <w:r>
        <w:rPr>
          <w:spacing w:val="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tenham</w:t>
      </w:r>
      <w:r>
        <w:rPr>
          <w:spacing w:val="-1"/>
        </w:rPr>
        <w:t xml:space="preserve"> </w:t>
      </w:r>
      <w:r>
        <w:t>sido executados e/ou</w:t>
      </w:r>
      <w:r>
        <w:rPr>
          <w:spacing w:val="-2"/>
        </w:rPr>
        <w:t xml:space="preserve"> </w:t>
      </w:r>
      <w:r>
        <w:t>entregues.</w:t>
      </w:r>
    </w:p>
    <w:p w14:paraId="00F55A57" w14:textId="77777777" w:rsidR="00B66D86" w:rsidRDefault="00B66D86">
      <w:pPr>
        <w:pStyle w:val="Corpodetexto"/>
        <w:spacing w:before="7"/>
        <w:rPr>
          <w:sz w:val="23"/>
        </w:rPr>
      </w:pPr>
    </w:p>
    <w:p w14:paraId="5F9778F8" w14:textId="76A58C47" w:rsidR="00B66D86" w:rsidDel="00EB1DA8" w:rsidRDefault="005F2949">
      <w:pPr>
        <w:pStyle w:val="PargrafodaLista"/>
        <w:numPr>
          <w:ilvl w:val="1"/>
          <w:numId w:val="3"/>
        </w:numPr>
        <w:tabs>
          <w:tab w:val="left" w:pos="842"/>
        </w:tabs>
        <w:ind w:left="841" w:right="0" w:hanging="724"/>
        <w:rPr>
          <w:del w:id="1" w:author="Carolina Silva Benevides da Costa" w:date="2022-11-09T15:56:00Z"/>
        </w:rPr>
      </w:pPr>
      <w:r>
        <w:t>Este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poderá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denunciado,</w:t>
      </w:r>
      <w:r>
        <w:rPr>
          <w:spacing w:val="-2"/>
        </w:rPr>
        <w:t xml:space="preserve"> </w:t>
      </w:r>
      <w:r>
        <w:t>a qualquer</w:t>
      </w:r>
      <w:r>
        <w:rPr>
          <w:spacing w:val="-5"/>
        </w:rPr>
        <w:t xml:space="preserve"> </w:t>
      </w:r>
      <w:r>
        <w:t>momento,</w:t>
      </w:r>
      <w:r>
        <w:rPr>
          <w:spacing w:val="-4"/>
        </w:rPr>
        <w:t xml:space="preserve"> </w:t>
      </w:r>
      <w:r>
        <w:t>mediante aviso</w:t>
      </w:r>
      <w:r>
        <w:rPr>
          <w:spacing w:val="-1"/>
        </w:rPr>
        <w:t xml:space="preserve"> </w:t>
      </w:r>
      <w:r>
        <w:t>prévio</w:t>
      </w:r>
      <w:ins w:id="2" w:author="Carolina Silva Benevides da Costa" w:date="2022-11-09T15:55:00Z">
        <w:r w:rsidR="00EB1DA8">
          <w:t xml:space="preserve"> de 30 (trinta) dias</w:t>
        </w:r>
      </w:ins>
      <w:r>
        <w:t>.</w:t>
      </w:r>
    </w:p>
    <w:p w14:paraId="5108B93B" w14:textId="77777777" w:rsidR="00B66D86" w:rsidRPr="00EB1DA8" w:rsidRDefault="00B66D86">
      <w:pPr>
        <w:pStyle w:val="PargrafodaLista"/>
        <w:numPr>
          <w:ilvl w:val="1"/>
          <w:numId w:val="3"/>
        </w:numPr>
        <w:tabs>
          <w:tab w:val="left" w:pos="842"/>
        </w:tabs>
        <w:ind w:left="841" w:right="0" w:hanging="724"/>
        <w:rPr>
          <w:sz w:val="24"/>
          <w:rPrChange w:id="3" w:author="Carolina Silva Benevides da Costa" w:date="2022-11-09T15:56:00Z">
            <w:rPr/>
          </w:rPrChange>
        </w:rPr>
        <w:pPrChange w:id="4" w:author="Carolina Silva Benevides da Costa" w:date="2022-11-09T15:56:00Z">
          <w:pPr>
            <w:pStyle w:val="Corpodetexto"/>
            <w:spacing w:before="6"/>
          </w:pPr>
        </w:pPrChange>
      </w:pPr>
    </w:p>
    <w:p w14:paraId="56B6EA65" w14:textId="5A5B4143" w:rsidR="00B66D86" w:rsidDel="00EB1DA8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before="1" w:line="249" w:lineRule="auto"/>
        <w:ind w:left="127" w:hanging="10"/>
        <w:rPr>
          <w:del w:id="5" w:author="Carolina Silva Benevides da Costa" w:date="2022-11-09T15:56:00Z"/>
        </w:rPr>
      </w:pPr>
      <w:del w:id="6" w:author="Carolina Silva Benevides da Costa" w:date="2022-11-09T15:56:00Z">
        <w:r w:rsidDel="00EB1DA8">
          <w:rPr>
            <w:spacing w:val="-1"/>
          </w:rPr>
          <w:delText>Caso</w:delText>
        </w:r>
        <w:r w:rsidDel="00EB1DA8">
          <w:rPr>
            <w:spacing w:val="-13"/>
          </w:rPr>
          <w:delText xml:space="preserve"> </w:delText>
        </w:r>
        <w:r w:rsidDel="00EB1DA8">
          <w:rPr>
            <w:spacing w:val="-1"/>
          </w:rPr>
          <w:delText>a</w:delText>
        </w:r>
        <w:r w:rsidDel="00EB1DA8">
          <w:rPr>
            <w:spacing w:val="-12"/>
          </w:rPr>
          <w:delText xml:space="preserve"> </w:delText>
        </w:r>
        <w:r w:rsidDel="00EB1DA8">
          <w:rPr>
            <w:spacing w:val="-1"/>
          </w:rPr>
          <w:delText>denúncia</w:delText>
        </w:r>
        <w:r w:rsidDel="00EB1DA8">
          <w:rPr>
            <w:spacing w:val="-12"/>
          </w:rPr>
          <w:delText xml:space="preserve"> </w:delText>
        </w:r>
        <w:r w:rsidDel="00EB1DA8">
          <w:delText>seja</w:delText>
        </w:r>
        <w:r w:rsidDel="00EB1DA8">
          <w:rPr>
            <w:spacing w:val="-15"/>
          </w:rPr>
          <w:delText xml:space="preserve"> </w:delText>
        </w:r>
        <w:r w:rsidDel="00EB1DA8">
          <w:delText>requerida</w:delText>
        </w:r>
        <w:r w:rsidDel="00EB1DA8">
          <w:rPr>
            <w:spacing w:val="-12"/>
          </w:rPr>
          <w:delText xml:space="preserve"> </w:delText>
        </w:r>
        <w:r w:rsidDel="00EB1DA8">
          <w:delText>pela</w:delText>
        </w:r>
        <w:r w:rsidDel="00EB1DA8">
          <w:rPr>
            <w:spacing w:val="-12"/>
          </w:rPr>
          <w:delText xml:space="preserve"> </w:delText>
        </w:r>
        <w:r w:rsidDel="00EB1DA8">
          <w:rPr>
            <w:rFonts w:ascii="Arial" w:hAnsi="Arial"/>
            <w:b/>
          </w:rPr>
          <w:delText>CONTRATANTE</w:delText>
        </w:r>
        <w:r w:rsidDel="00EB1DA8">
          <w:delText>,</w:delText>
        </w:r>
        <w:r w:rsidDel="00EB1DA8">
          <w:rPr>
            <w:spacing w:val="-11"/>
          </w:rPr>
          <w:delText xml:space="preserve"> </w:delText>
        </w:r>
        <w:r w:rsidDel="00EB1DA8">
          <w:delText>esta</w:delText>
        </w:r>
        <w:r w:rsidDel="00EB1DA8">
          <w:rPr>
            <w:spacing w:val="-12"/>
          </w:rPr>
          <w:delText xml:space="preserve"> </w:delText>
        </w:r>
        <w:r w:rsidDel="00EB1DA8">
          <w:delText>deverá</w:delText>
        </w:r>
        <w:r w:rsidDel="00EB1DA8">
          <w:rPr>
            <w:spacing w:val="-12"/>
          </w:rPr>
          <w:delText xml:space="preserve"> </w:delText>
        </w:r>
        <w:r w:rsidDel="00EB1DA8">
          <w:delText>comunicar</w:delText>
        </w:r>
        <w:r w:rsidDel="00EB1DA8">
          <w:rPr>
            <w:spacing w:val="-11"/>
          </w:rPr>
          <w:delText xml:space="preserve"> </w:delText>
        </w:r>
        <w:r w:rsidDel="00EB1DA8">
          <w:delText>à</w:delText>
        </w:r>
        <w:r w:rsidDel="00EB1DA8">
          <w:rPr>
            <w:spacing w:val="-14"/>
          </w:rPr>
          <w:delText xml:space="preserve"> </w:delText>
        </w:r>
        <w:r w:rsidR="00F10287" w:rsidDel="00EB1DA8">
          <w:rPr>
            <w:rFonts w:ascii="Arial" w:hAnsi="Arial"/>
            <w:b/>
          </w:rPr>
          <w:delText>CONTRATADA</w:delText>
        </w:r>
        <w:r w:rsidDel="00EB1DA8">
          <w:rPr>
            <w:rFonts w:ascii="Arial" w:hAnsi="Arial"/>
            <w:b/>
            <w:spacing w:val="-12"/>
          </w:rPr>
          <w:delText xml:space="preserve"> </w:delText>
        </w:r>
        <w:r w:rsidDel="00EB1DA8">
          <w:delText>com,</w:delText>
        </w:r>
        <w:r w:rsidDel="00EB1DA8">
          <w:rPr>
            <w:spacing w:val="-59"/>
          </w:rPr>
          <w:delText xml:space="preserve"> </w:delText>
        </w:r>
        <w:r w:rsidDel="00EB1DA8">
          <w:delText>no mínimo, 10 (dez) dias de antecedência e estará obrigada ao pagamento de multa equivalente a 20% do</w:delText>
        </w:r>
        <w:r w:rsidDel="00EB1DA8">
          <w:rPr>
            <w:spacing w:val="1"/>
          </w:rPr>
          <w:delText xml:space="preserve"> </w:delText>
        </w:r>
        <w:r w:rsidDel="00EB1DA8">
          <w:delText>valor do</w:delText>
        </w:r>
        <w:r w:rsidDel="00EB1DA8">
          <w:rPr>
            <w:spacing w:val="-3"/>
          </w:rPr>
          <w:delText xml:space="preserve"> </w:delText>
        </w:r>
        <w:r w:rsidDel="00EB1DA8">
          <w:delText>contrato</w:delText>
        </w:r>
        <w:r w:rsidDel="00EB1DA8">
          <w:rPr>
            <w:spacing w:val="-3"/>
          </w:rPr>
          <w:delText xml:space="preserve"> </w:delText>
        </w:r>
        <w:r w:rsidDel="00EB1DA8">
          <w:delText>que seria</w:delText>
        </w:r>
        <w:r w:rsidDel="00EB1DA8">
          <w:rPr>
            <w:spacing w:val="-1"/>
          </w:rPr>
          <w:delText xml:space="preserve"> </w:delText>
        </w:r>
        <w:r w:rsidDel="00EB1DA8">
          <w:delText>pago</w:delText>
        </w:r>
        <w:r w:rsidDel="00EB1DA8">
          <w:rPr>
            <w:spacing w:val="-1"/>
          </w:rPr>
          <w:delText xml:space="preserve"> </w:delText>
        </w:r>
        <w:r w:rsidDel="00EB1DA8">
          <w:delText xml:space="preserve">à </w:delText>
        </w:r>
        <w:r w:rsidR="00F10287" w:rsidDel="00EB1DA8">
          <w:rPr>
            <w:rFonts w:ascii="Arial" w:hAnsi="Arial"/>
            <w:b/>
          </w:rPr>
          <w:delText>CONTRATADA</w:delText>
        </w:r>
        <w:r w:rsidDel="00EB1DA8">
          <w:rPr>
            <w:rFonts w:ascii="Arial" w:hAnsi="Arial"/>
            <w:b/>
            <w:spacing w:val="-3"/>
          </w:rPr>
          <w:delText xml:space="preserve"> </w:delText>
        </w:r>
        <w:r w:rsidDel="00EB1DA8">
          <w:delText>até</w:delText>
        </w:r>
        <w:r w:rsidDel="00EB1DA8">
          <w:rPr>
            <w:spacing w:val="-3"/>
          </w:rPr>
          <w:delText xml:space="preserve"> </w:delText>
        </w:r>
        <w:r w:rsidDel="00EB1DA8">
          <w:delText>o</w:delText>
        </w:r>
        <w:r w:rsidDel="00EB1DA8">
          <w:rPr>
            <w:spacing w:val="-2"/>
          </w:rPr>
          <w:delText xml:space="preserve"> </w:delText>
        </w:r>
        <w:r w:rsidDel="00EB1DA8">
          <w:delText>final</w:delText>
        </w:r>
        <w:r w:rsidDel="00EB1DA8">
          <w:rPr>
            <w:spacing w:val="-1"/>
          </w:rPr>
          <w:delText xml:space="preserve"> </w:delText>
        </w:r>
        <w:r w:rsidDel="00EB1DA8">
          <w:delText>do</w:delText>
        </w:r>
        <w:r w:rsidDel="00EB1DA8">
          <w:rPr>
            <w:spacing w:val="-1"/>
          </w:rPr>
          <w:delText xml:space="preserve"> </w:delText>
        </w:r>
        <w:r w:rsidDel="00EB1DA8">
          <w:delText>período</w:delText>
        </w:r>
        <w:r w:rsidDel="00EB1DA8">
          <w:rPr>
            <w:spacing w:val="-3"/>
          </w:rPr>
          <w:delText xml:space="preserve"> </w:delText>
        </w:r>
        <w:r w:rsidDel="00EB1DA8">
          <w:delText>completo</w:delText>
        </w:r>
        <w:r w:rsidDel="00EB1DA8">
          <w:rPr>
            <w:spacing w:val="1"/>
          </w:rPr>
          <w:delText xml:space="preserve"> </w:delText>
        </w:r>
        <w:r w:rsidDel="00EB1DA8">
          <w:delText>de</w:delText>
        </w:r>
        <w:r w:rsidDel="00EB1DA8">
          <w:rPr>
            <w:spacing w:val="-3"/>
          </w:rPr>
          <w:delText xml:space="preserve"> </w:delText>
        </w:r>
        <w:r w:rsidDel="00EB1DA8">
          <w:delText>vigência</w:delText>
        </w:r>
        <w:r w:rsidDel="00EB1DA8">
          <w:rPr>
            <w:spacing w:val="-1"/>
          </w:rPr>
          <w:delText xml:space="preserve"> </w:delText>
        </w:r>
        <w:r w:rsidDel="00EB1DA8">
          <w:delText>contratual.</w:delText>
        </w:r>
      </w:del>
    </w:p>
    <w:p w14:paraId="424AF5FD" w14:textId="77777777" w:rsidR="00B66D86" w:rsidRDefault="00B66D86">
      <w:pPr>
        <w:pStyle w:val="Corpodetexto"/>
        <w:spacing w:before="4"/>
        <w:rPr>
          <w:sz w:val="23"/>
        </w:rPr>
      </w:pPr>
    </w:p>
    <w:p w14:paraId="50CBC7D2" w14:textId="2A8A2339" w:rsidR="00B66D86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line="249" w:lineRule="auto"/>
        <w:ind w:left="127" w:hanging="10"/>
      </w:pPr>
      <w:r>
        <w:rPr>
          <w:spacing w:val="-1"/>
        </w:rPr>
        <w:t>Caso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denúncia</w:t>
      </w:r>
      <w:r>
        <w:rPr>
          <w:spacing w:val="-12"/>
        </w:rPr>
        <w:t xml:space="preserve"> </w:t>
      </w:r>
      <w:r>
        <w:t>seja</w:t>
      </w:r>
      <w:r>
        <w:rPr>
          <w:spacing w:val="-15"/>
        </w:rPr>
        <w:t xml:space="preserve"> </w:t>
      </w:r>
      <w:r>
        <w:t>requerida</w:t>
      </w:r>
      <w:r>
        <w:rPr>
          <w:spacing w:val="-13"/>
        </w:rPr>
        <w:t xml:space="preserve"> </w:t>
      </w:r>
      <w:r>
        <w:t>pela</w:t>
      </w:r>
      <w:r>
        <w:rPr>
          <w:spacing w:val="-12"/>
        </w:rPr>
        <w:t xml:space="preserve"> </w:t>
      </w:r>
      <w:r w:rsidR="00F10287">
        <w:rPr>
          <w:rFonts w:ascii="Arial" w:hAnsi="Arial"/>
          <w:b/>
        </w:rPr>
        <w:t>CONTRATADA</w:t>
      </w:r>
      <w:r>
        <w:t>,</w:t>
      </w:r>
      <w:r>
        <w:rPr>
          <w:spacing w:val="-11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deverá</w:t>
      </w:r>
      <w:r>
        <w:rPr>
          <w:spacing w:val="-12"/>
        </w:rPr>
        <w:t xml:space="preserve"> </w:t>
      </w:r>
      <w:r>
        <w:t>comunicar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-12"/>
        </w:rPr>
        <w:t xml:space="preserve"> </w:t>
      </w:r>
      <w:r>
        <w:t>com,</w:t>
      </w:r>
      <w:r>
        <w:rPr>
          <w:spacing w:val="-59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mínimo,</w:t>
      </w:r>
      <w:r>
        <w:rPr>
          <w:spacing w:val="2"/>
        </w:rPr>
        <w:t xml:space="preserve"> </w:t>
      </w:r>
      <w:ins w:id="7" w:author="Carolina Silva Benevides da Costa" w:date="2022-11-09T15:56:00Z">
        <w:r w:rsidR="00EB1DA8">
          <w:t>30</w:t>
        </w:r>
      </w:ins>
      <w:del w:id="8" w:author="Carolina Silva Benevides da Costa" w:date="2022-11-09T15:56:00Z">
        <w:r w:rsidDel="00EB1DA8">
          <w:delText>10</w:delText>
        </w:r>
      </w:del>
      <w:r>
        <w:rPr>
          <w:spacing w:val="-2"/>
        </w:rPr>
        <w:t xml:space="preserve"> </w:t>
      </w:r>
      <w:r>
        <w:t>(</w:t>
      </w:r>
      <w:del w:id="9" w:author="Carolina Silva Benevides da Costa" w:date="2022-11-09T15:56:00Z">
        <w:r w:rsidDel="00EB1DA8">
          <w:delText>dez</w:delText>
        </w:r>
      </w:del>
      <w:ins w:id="10" w:author="Carolina Silva Benevides da Costa" w:date="2022-11-09T15:56:00Z">
        <w:r w:rsidR="00EB1DA8">
          <w:t>trinta</w:t>
        </w:r>
      </w:ins>
      <w:r>
        <w:t>)</w:t>
      </w:r>
      <w:r>
        <w:rPr>
          <w:spacing w:val="1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de antecedência.</w:t>
      </w:r>
    </w:p>
    <w:p w14:paraId="34BDA61F" w14:textId="77777777" w:rsidR="00B66D86" w:rsidRDefault="00B66D86">
      <w:pPr>
        <w:pStyle w:val="Corpodetexto"/>
        <w:spacing w:before="8"/>
        <w:rPr>
          <w:sz w:val="23"/>
        </w:rPr>
      </w:pPr>
    </w:p>
    <w:p w14:paraId="6A9ABD24" w14:textId="77777777" w:rsidR="00B66D86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before="1" w:line="247" w:lineRule="auto"/>
        <w:ind w:left="127" w:right="120" w:hanging="10"/>
      </w:pPr>
      <w:r>
        <w:t>Durante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prazo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aviso</w:t>
      </w:r>
      <w:r>
        <w:rPr>
          <w:spacing w:val="-15"/>
        </w:rPr>
        <w:t xml:space="preserve"> </w:t>
      </w:r>
      <w:r>
        <w:t>prévio,</w:t>
      </w:r>
      <w:r>
        <w:rPr>
          <w:spacing w:val="-14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direitos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obrigações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PARTES</w:t>
      </w:r>
      <w:r>
        <w:rPr>
          <w:spacing w:val="-13"/>
        </w:rPr>
        <w:t xml:space="preserve"> </w:t>
      </w:r>
      <w:r>
        <w:t>permanecerão</w:t>
      </w:r>
      <w:r>
        <w:rPr>
          <w:spacing w:val="-15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pleno</w:t>
      </w:r>
      <w:r>
        <w:rPr>
          <w:spacing w:val="-58"/>
        </w:rPr>
        <w:t xml:space="preserve"> </w:t>
      </w:r>
      <w:r>
        <w:t>vigor,</w:t>
      </w:r>
      <w:r>
        <w:rPr>
          <w:spacing w:val="1"/>
        </w:rPr>
        <w:t xml:space="preserve"> </w:t>
      </w:r>
      <w:r>
        <w:t>até</w:t>
      </w:r>
      <w:r>
        <w:rPr>
          <w:spacing w:val="-2"/>
        </w:rPr>
        <w:t xml:space="preserve"> </w:t>
      </w:r>
      <w:r>
        <w:t>sua efetiva</w:t>
      </w:r>
      <w:r>
        <w:rPr>
          <w:spacing w:val="-2"/>
        </w:rPr>
        <w:t xml:space="preserve"> </w:t>
      </w:r>
      <w:r>
        <w:t>resilição.</w:t>
      </w:r>
    </w:p>
    <w:p w14:paraId="4D56EBAA" w14:textId="77777777" w:rsidR="00B66D86" w:rsidRDefault="00B66D86">
      <w:pPr>
        <w:pStyle w:val="Corpodetexto"/>
        <w:spacing w:before="11"/>
        <w:rPr>
          <w:sz w:val="23"/>
        </w:rPr>
      </w:pPr>
    </w:p>
    <w:p w14:paraId="1A9BAD94" w14:textId="77777777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ind w:left="841" w:right="0" w:hanging="724"/>
      </w:pPr>
      <w:r>
        <w:rPr>
          <w:spacing w:val="-1"/>
        </w:rPr>
        <w:t>O</w:t>
      </w:r>
      <w:r>
        <w:rPr>
          <w:spacing w:val="-13"/>
        </w:rPr>
        <w:t xml:space="preserve"> </w:t>
      </w:r>
      <w:r>
        <w:rPr>
          <w:spacing w:val="-1"/>
        </w:rPr>
        <w:t>presente</w:t>
      </w:r>
      <w:r>
        <w:rPr>
          <w:spacing w:val="-16"/>
        </w:rPr>
        <w:t xml:space="preserve"> </w:t>
      </w:r>
      <w:r>
        <w:rPr>
          <w:spacing w:val="-1"/>
        </w:rPr>
        <w:t>instrumento,</w:t>
      </w:r>
      <w:r>
        <w:rPr>
          <w:spacing w:val="-14"/>
        </w:rPr>
        <w:t xml:space="preserve"> </w:t>
      </w:r>
      <w:r>
        <w:t>também</w:t>
      </w:r>
      <w:r>
        <w:rPr>
          <w:spacing w:val="-15"/>
        </w:rPr>
        <w:t xml:space="preserve"> </w:t>
      </w:r>
      <w:r>
        <w:t>será</w:t>
      </w:r>
      <w:r>
        <w:rPr>
          <w:spacing w:val="-16"/>
        </w:rPr>
        <w:t xml:space="preserve"> </w:t>
      </w:r>
      <w:r>
        <w:t>rescindido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imediato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pleno</w:t>
      </w:r>
      <w:r>
        <w:rPr>
          <w:spacing w:val="-14"/>
        </w:rPr>
        <w:t xml:space="preserve"> </w:t>
      </w:r>
      <w:r>
        <w:t>direito,</w:t>
      </w:r>
      <w:r>
        <w:rPr>
          <w:spacing w:val="-12"/>
        </w:rPr>
        <w:t xml:space="preserve"> </w:t>
      </w:r>
      <w:r>
        <w:t>nas</w:t>
      </w:r>
      <w:r>
        <w:rPr>
          <w:spacing w:val="-16"/>
        </w:rPr>
        <w:t xml:space="preserve"> </w:t>
      </w:r>
      <w:r>
        <w:t>hipóteses</w:t>
      </w:r>
      <w:r>
        <w:rPr>
          <w:spacing w:val="-13"/>
        </w:rPr>
        <w:t xml:space="preserve"> </w:t>
      </w:r>
      <w:r>
        <w:t>abaixo:</w:t>
      </w:r>
    </w:p>
    <w:p w14:paraId="615ED1EB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0DA80555" w14:textId="77777777" w:rsidR="00B66D86" w:rsidRDefault="00B66D86">
      <w:pPr>
        <w:pStyle w:val="Corpodetexto"/>
        <w:spacing w:before="7"/>
      </w:pPr>
    </w:p>
    <w:p w14:paraId="01E14302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before="94" w:line="249" w:lineRule="auto"/>
      </w:pPr>
      <w:r>
        <w:t>Na</w:t>
      </w:r>
      <w:r>
        <w:rPr>
          <w:spacing w:val="12"/>
        </w:rPr>
        <w:t xml:space="preserve"> </w:t>
      </w:r>
      <w:r>
        <w:t>hipótese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13"/>
        </w:rPr>
        <w:t xml:space="preserve"> </w:t>
      </w:r>
      <w:r>
        <w:t>descumprir</w:t>
      </w:r>
      <w:r>
        <w:rPr>
          <w:spacing w:val="13"/>
        </w:rPr>
        <w:t xml:space="preserve"> </w:t>
      </w:r>
      <w:r>
        <w:t>ou</w:t>
      </w:r>
      <w:r>
        <w:rPr>
          <w:spacing w:val="12"/>
        </w:rPr>
        <w:t xml:space="preserve"> </w:t>
      </w:r>
      <w:r>
        <w:t>cumprir</w:t>
      </w:r>
      <w:r>
        <w:rPr>
          <w:spacing w:val="13"/>
        </w:rPr>
        <w:t xml:space="preserve"> </w:t>
      </w:r>
      <w:r>
        <w:t>irregularmente</w:t>
      </w:r>
      <w:r>
        <w:rPr>
          <w:spacing w:val="10"/>
        </w:rPr>
        <w:t xml:space="preserve"> </w:t>
      </w:r>
      <w:r>
        <w:t>qualquer</w:t>
      </w:r>
      <w:r>
        <w:rPr>
          <w:spacing w:val="13"/>
        </w:rPr>
        <w:t xml:space="preserve"> </w:t>
      </w:r>
      <w:r>
        <w:t>uma</w:t>
      </w:r>
      <w:r>
        <w:rPr>
          <w:spacing w:val="12"/>
        </w:rPr>
        <w:t xml:space="preserve"> </w:t>
      </w:r>
      <w:r>
        <w:t>das</w:t>
      </w:r>
      <w:r>
        <w:rPr>
          <w:spacing w:val="-59"/>
        </w:rPr>
        <w:t xml:space="preserve"> </w:t>
      </w:r>
      <w:r>
        <w:t>obrigações aqui</w:t>
      </w:r>
      <w:r>
        <w:rPr>
          <w:spacing w:val="-1"/>
        </w:rPr>
        <w:t xml:space="preserve"> </w:t>
      </w:r>
      <w:r>
        <w:t>convencionadas;</w:t>
      </w:r>
    </w:p>
    <w:p w14:paraId="39D44EE3" w14:textId="77777777" w:rsidR="00B66D86" w:rsidRDefault="00B66D86">
      <w:pPr>
        <w:pStyle w:val="Corpodetexto"/>
        <w:spacing w:before="8"/>
        <w:rPr>
          <w:sz w:val="23"/>
        </w:rPr>
      </w:pPr>
    </w:p>
    <w:p w14:paraId="20E325EC" w14:textId="1A48A98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before="1" w:line="247" w:lineRule="auto"/>
        <w:ind w:right="124"/>
      </w:pPr>
      <w:r>
        <w:t>Na</w:t>
      </w:r>
      <w:r>
        <w:rPr>
          <w:spacing w:val="-12"/>
        </w:rPr>
        <w:t xml:space="preserve"> </w:t>
      </w:r>
      <w:r>
        <w:t>hipótese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4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sanar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prazo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20</w:t>
      </w:r>
      <w:r>
        <w:rPr>
          <w:spacing w:val="-15"/>
        </w:rPr>
        <w:t xml:space="preserve"> </w:t>
      </w:r>
      <w:r>
        <w:t>(vinte)</w:t>
      </w:r>
      <w:r>
        <w:rPr>
          <w:spacing w:val="-14"/>
        </w:rPr>
        <w:t xml:space="preserve"> </w:t>
      </w:r>
      <w:r>
        <w:t>dias,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contar</w:t>
      </w:r>
      <w:r>
        <w:rPr>
          <w:spacing w:val="-13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recebimento</w:t>
      </w:r>
      <w:r>
        <w:rPr>
          <w:spacing w:val="-58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respectiva</w:t>
      </w:r>
      <w:r>
        <w:rPr>
          <w:spacing w:val="-2"/>
        </w:rPr>
        <w:t xml:space="preserve"> </w:t>
      </w:r>
      <w:r>
        <w:t>notificação,</w:t>
      </w:r>
      <w:r>
        <w:rPr>
          <w:spacing w:val="1"/>
        </w:rPr>
        <w:t xml:space="preserve"> </w:t>
      </w:r>
      <w:r>
        <w:t>iniciando-se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contagem deste</w:t>
      </w:r>
      <w:r>
        <w:rPr>
          <w:spacing w:val="-2"/>
        </w:rPr>
        <w:t xml:space="preserve"> </w:t>
      </w:r>
      <w:r>
        <w:t>prazo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escrito;</w:t>
      </w:r>
    </w:p>
    <w:p w14:paraId="453295D7" w14:textId="77777777" w:rsidR="00B66D86" w:rsidRDefault="00B66D86">
      <w:pPr>
        <w:pStyle w:val="Corpodetexto"/>
        <w:spacing w:before="11"/>
        <w:rPr>
          <w:sz w:val="23"/>
        </w:rPr>
      </w:pPr>
    </w:p>
    <w:p w14:paraId="40AB4168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ind w:right="0"/>
      </w:pPr>
      <w:r>
        <w:t>Falência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recuperação</w:t>
      </w:r>
      <w:r>
        <w:rPr>
          <w:spacing w:val="-4"/>
        </w:rPr>
        <w:t xml:space="preserve"> </w:t>
      </w:r>
      <w:r>
        <w:t>judicial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extrajudicial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qualquer uma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contratantes;</w:t>
      </w:r>
    </w:p>
    <w:p w14:paraId="04F906A1" w14:textId="77777777" w:rsidR="00B66D86" w:rsidRDefault="00B66D86">
      <w:pPr>
        <w:pStyle w:val="Corpodetexto"/>
        <w:spacing w:before="6"/>
        <w:rPr>
          <w:sz w:val="24"/>
        </w:rPr>
      </w:pPr>
    </w:p>
    <w:p w14:paraId="60800BC7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ind w:right="0"/>
      </w:pPr>
      <w:r>
        <w:t>Insolvência</w:t>
      </w:r>
      <w:r>
        <w:rPr>
          <w:spacing w:val="-10"/>
        </w:rPr>
        <w:t xml:space="preserve"> </w:t>
      </w:r>
      <w:r>
        <w:t>declarada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sócios</w:t>
      </w:r>
      <w:r>
        <w:rPr>
          <w:spacing w:val="-12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empresas</w:t>
      </w:r>
      <w:r>
        <w:rPr>
          <w:spacing w:val="-10"/>
        </w:rPr>
        <w:t xml:space="preserve"> </w:t>
      </w:r>
      <w:r>
        <w:t>signatárias</w:t>
      </w:r>
      <w:r>
        <w:rPr>
          <w:spacing w:val="-10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instrumento;</w:t>
      </w:r>
    </w:p>
    <w:p w14:paraId="2B50C176" w14:textId="77777777" w:rsidR="00B66D86" w:rsidRDefault="00B66D86">
      <w:pPr>
        <w:pStyle w:val="Corpodetexto"/>
        <w:spacing w:before="6"/>
        <w:rPr>
          <w:sz w:val="24"/>
        </w:rPr>
      </w:pPr>
    </w:p>
    <w:p w14:paraId="541AA27C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line="249" w:lineRule="auto"/>
      </w:pPr>
      <w:r>
        <w:t>Distribuição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protestos</w:t>
      </w:r>
      <w:r>
        <w:rPr>
          <w:spacing w:val="3"/>
        </w:rPr>
        <w:t xml:space="preserve"> </w:t>
      </w:r>
      <w:r>
        <w:t>ou</w:t>
      </w:r>
      <w:r>
        <w:rPr>
          <w:spacing w:val="4"/>
        </w:rPr>
        <w:t xml:space="preserve"> </w:t>
      </w:r>
      <w:r>
        <w:t>execuções</w:t>
      </w:r>
      <w:r>
        <w:rPr>
          <w:spacing w:val="5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valores</w:t>
      </w:r>
      <w:r>
        <w:rPr>
          <w:spacing w:val="4"/>
        </w:rPr>
        <w:t xml:space="preserve"> </w:t>
      </w:r>
      <w:r>
        <w:t>superiores</w:t>
      </w:r>
      <w:r>
        <w:rPr>
          <w:spacing w:val="2"/>
        </w:rPr>
        <w:t xml:space="preserve"> </w:t>
      </w:r>
      <w:r>
        <w:t>ao</w:t>
      </w:r>
      <w:r>
        <w:rPr>
          <w:spacing w:val="5"/>
        </w:rPr>
        <w:t xml:space="preserve"> </w:t>
      </w:r>
      <w:r>
        <w:t>valor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capital</w:t>
      </w:r>
      <w:r>
        <w:rPr>
          <w:spacing w:val="4"/>
        </w:rPr>
        <w:t xml:space="preserve"> </w:t>
      </w:r>
      <w:r>
        <w:t>social</w:t>
      </w:r>
      <w:r>
        <w:rPr>
          <w:spacing w:val="3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qualquer</w:t>
      </w:r>
      <w:r>
        <w:rPr>
          <w:spacing w:val="-58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contratantes;</w:t>
      </w:r>
    </w:p>
    <w:p w14:paraId="1CD847FD" w14:textId="77777777" w:rsidR="00B66D86" w:rsidRDefault="00B66D86">
      <w:pPr>
        <w:pStyle w:val="Corpodetexto"/>
        <w:spacing w:before="7"/>
        <w:rPr>
          <w:sz w:val="23"/>
        </w:rPr>
      </w:pPr>
    </w:p>
    <w:p w14:paraId="304E7FB1" w14:textId="03EDA9A3" w:rsidR="00B66D86" w:rsidRDefault="005F2949">
      <w:pPr>
        <w:pStyle w:val="PargrafodaLista"/>
        <w:numPr>
          <w:ilvl w:val="0"/>
          <w:numId w:val="2"/>
        </w:numPr>
        <w:tabs>
          <w:tab w:val="left" w:pos="838"/>
          <w:tab w:val="left" w:pos="839"/>
        </w:tabs>
        <w:spacing w:line="247" w:lineRule="auto"/>
        <w:ind w:right="127"/>
        <w:rPr>
          <w:ins w:id="11" w:author="Carolina Silva Benevides da Costa" w:date="2022-11-09T15:59:00Z"/>
        </w:rPr>
      </w:pPr>
      <w:r>
        <w:t>Cassação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qualquer</w:t>
      </w:r>
      <w:r>
        <w:rPr>
          <w:spacing w:val="10"/>
        </w:rPr>
        <w:t xml:space="preserve"> </w:t>
      </w:r>
      <w:r>
        <w:t>licença</w:t>
      </w:r>
      <w:r>
        <w:rPr>
          <w:spacing w:val="10"/>
        </w:rPr>
        <w:t xml:space="preserve"> </w:t>
      </w:r>
      <w:r>
        <w:t>expedida</w:t>
      </w:r>
      <w:r>
        <w:rPr>
          <w:spacing w:val="11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órgão</w:t>
      </w:r>
      <w:r>
        <w:rPr>
          <w:spacing w:val="11"/>
        </w:rPr>
        <w:t xml:space="preserve"> </w:t>
      </w:r>
      <w:r>
        <w:t>oficial,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seja</w:t>
      </w:r>
      <w:r>
        <w:rPr>
          <w:spacing w:val="11"/>
        </w:rPr>
        <w:t xml:space="preserve"> </w:t>
      </w:r>
      <w:r>
        <w:t>obrigatória</w:t>
      </w:r>
      <w:r>
        <w:rPr>
          <w:spacing w:val="11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prestação</w:t>
      </w:r>
      <w:r>
        <w:rPr>
          <w:spacing w:val="8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continuidade</w:t>
      </w:r>
      <w:r>
        <w:rPr>
          <w:spacing w:val="-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serviços,</w:t>
      </w:r>
      <w:r>
        <w:rPr>
          <w:spacing w:val="2"/>
        </w:rPr>
        <w:t xml:space="preserve"> </w:t>
      </w:r>
      <w:r>
        <w:t>ora contratados;</w:t>
      </w:r>
    </w:p>
    <w:p w14:paraId="1E40F7C6" w14:textId="77777777" w:rsidR="00EB1DA8" w:rsidRDefault="00EB1DA8">
      <w:pPr>
        <w:pStyle w:val="PargrafodaLista"/>
        <w:rPr>
          <w:ins w:id="12" w:author="Carolina Silva Benevides da Costa" w:date="2022-11-09T15:59:00Z"/>
        </w:rPr>
        <w:pPrChange w:id="13" w:author="Carolina Silva Benevides da Costa" w:date="2022-11-09T15:59:00Z">
          <w:pPr>
            <w:pStyle w:val="PargrafodaLista"/>
            <w:numPr>
              <w:numId w:val="2"/>
            </w:numPr>
            <w:tabs>
              <w:tab w:val="left" w:pos="838"/>
              <w:tab w:val="left" w:pos="839"/>
            </w:tabs>
            <w:spacing w:line="247" w:lineRule="auto"/>
            <w:ind w:left="838" w:right="127" w:hanging="361"/>
          </w:pPr>
        </w:pPrChange>
      </w:pPr>
    </w:p>
    <w:p w14:paraId="4F918FA8" w14:textId="45B77E62" w:rsidR="00EB1DA8" w:rsidRPr="00EB1DA8" w:rsidRDefault="00EB1DA8">
      <w:pPr>
        <w:pStyle w:val="Ttulo1"/>
        <w:pPrChange w:id="14" w:author="Carolina Silva Benevides da Costa" w:date="2022-11-09T16:00:00Z">
          <w:pPr>
            <w:pStyle w:val="PargrafodaLista"/>
            <w:numPr>
              <w:numId w:val="2"/>
            </w:numPr>
            <w:tabs>
              <w:tab w:val="left" w:pos="838"/>
              <w:tab w:val="left" w:pos="839"/>
            </w:tabs>
            <w:spacing w:line="247" w:lineRule="auto"/>
            <w:ind w:left="838" w:right="127" w:hanging="361"/>
          </w:pPr>
        </w:pPrChange>
      </w:pPr>
      <w:ins w:id="15" w:author="Carolina Silva Benevides da Costa" w:date="2022-11-09T16:00:00Z">
        <w:r>
          <w:rPr>
            <w:u w:val="thick" w:color="383838"/>
          </w:rPr>
          <w:t xml:space="preserve">Cláusula Oitava – Da </w:t>
        </w:r>
        <w:r w:rsidRPr="00EB1DA8">
          <w:rPr>
            <w:u w:val="thick" w:color="383838"/>
            <w:rPrChange w:id="16" w:author="Carolina Silva Benevides da Costa" w:date="2022-11-09T16:00:00Z">
              <w:rPr>
                <w:b/>
                <w:bCs/>
              </w:rPr>
            </w:rPrChange>
          </w:rPr>
          <w:t>L</w:t>
        </w:r>
        <w:r w:rsidRPr="00EB1DA8">
          <w:rPr>
            <w:u w:val="thick" w:color="383838"/>
            <w:rPrChange w:id="17" w:author="Carolina Silva Benevides da Costa" w:date="2022-11-09T16:00:00Z">
              <w:rPr/>
            </w:rPrChange>
          </w:rPr>
          <w:t xml:space="preserve">ei </w:t>
        </w:r>
      </w:ins>
      <w:ins w:id="18" w:author="Carolina Silva Benevides da Costa" w:date="2022-11-09T16:01:00Z">
        <w:r>
          <w:rPr>
            <w:u w:val="thick" w:color="383838"/>
          </w:rPr>
          <w:t>G</w:t>
        </w:r>
      </w:ins>
      <w:ins w:id="19" w:author="Carolina Silva Benevides da Costa" w:date="2022-11-09T16:00:00Z">
        <w:r w:rsidRPr="00EB1DA8">
          <w:rPr>
            <w:u w:val="thick" w:color="383838"/>
            <w:rPrChange w:id="20" w:author="Carolina Silva Benevides da Costa" w:date="2022-11-09T16:00:00Z">
              <w:rPr/>
            </w:rPrChange>
          </w:rPr>
          <w:t xml:space="preserve">eral de </w:t>
        </w:r>
      </w:ins>
      <w:ins w:id="21" w:author="Carolina Silva Benevides da Costa" w:date="2022-11-09T16:01:00Z">
        <w:r>
          <w:rPr>
            <w:u w:val="thick" w:color="383838"/>
          </w:rPr>
          <w:t>P</w:t>
        </w:r>
      </w:ins>
      <w:ins w:id="22" w:author="Carolina Silva Benevides da Costa" w:date="2022-11-09T16:00:00Z">
        <w:r w:rsidRPr="00EB1DA8">
          <w:rPr>
            <w:u w:val="thick" w:color="383838"/>
            <w:rPrChange w:id="23" w:author="Carolina Silva Benevides da Costa" w:date="2022-11-09T16:00:00Z">
              <w:rPr/>
            </w:rPrChange>
          </w:rPr>
          <w:t xml:space="preserve">roteção de </w:t>
        </w:r>
        <w:r>
          <w:rPr>
            <w:u w:val="thick" w:color="383838"/>
          </w:rPr>
          <w:t>D</w:t>
        </w:r>
        <w:r w:rsidRPr="00EB1DA8">
          <w:rPr>
            <w:u w:val="thick" w:color="383838"/>
            <w:rPrChange w:id="24" w:author="Carolina Silva Benevides da Costa" w:date="2022-11-09T16:00:00Z">
              <w:rPr/>
            </w:rPrChange>
          </w:rPr>
          <w:t xml:space="preserve">ados </w:t>
        </w:r>
        <w:r>
          <w:rPr>
            <w:u w:val="thick" w:color="383838"/>
          </w:rPr>
          <w:t>P</w:t>
        </w:r>
        <w:r w:rsidRPr="00EB1DA8">
          <w:rPr>
            <w:u w:val="thick" w:color="383838"/>
            <w:rPrChange w:id="25" w:author="Carolina Silva Benevides da Costa" w:date="2022-11-09T16:00:00Z">
              <w:rPr/>
            </w:rPrChange>
          </w:rPr>
          <w:t>essoais</w:t>
        </w:r>
        <w:r w:rsidRPr="00EB1DA8">
          <w:rPr>
            <w:u w:val="thick" w:color="383838"/>
            <w:rPrChange w:id="26" w:author="Carolina Silva Benevides da Costa" w:date="2022-11-09T16:00:00Z">
              <w:rPr>
                <w:b/>
                <w:bCs/>
              </w:rPr>
            </w:rPrChange>
          </w:rPr>
          <w:t xml:space="preserve">. </w:t>
        </w:r>
      </w:ins>
    </w:p>
    <w:p w14:paraId="4E85676A" w14:textId="77777777" w:rsidR="00B66D86" w:rsidRDefault="00B66D86">
      <w:pPr>
        <w:pStyle w:val="Corpodetexto"/>
        <w:rPr>
          <w:sz w:val="24"/>
        </w:rPr>
      </w:pPr>
    </w:p>
    <w:p w14:paraId="6EDD3D99" w14:textId="13AA6827" w:rsidR="00B66D86" w:rsidDel="00EB1DA8" w:rsidRDefault="005F2949">
      <w:pPr>
        <w:pStyle w:val="PargrafodaLista"/>
        <w:numPr>
          <w:ilvl w:val="1"/>
          <w:numId w:val="11"/>
        </w:numPr>
        <w:tabs>
          <w:tab w:val="left" w:pos="839"/>
        </w:tabs>
        <w:spacing w:line="276" w:lineRule="auto"/>
        <w:ind w:right="127"/>
        <w:rPr>
          <w:del w:id="27" w:author="Carolina Silva Benevides da Costa" w:date="2022-11-09T15:57:00Z"/>
        </w:rPr>
        <w:pPrChange w:id="28" w:author="Carolina Silva Benevides da Costa" w:date="2022-11-09T16:02:00Z">
          <w:pPr>
            <w:pStyle w:val="PargrafodaLista"/>
            <w:numPr>
              <w:ilvl w:val="1"/>
              <w:numId w:val="3"/>
            </w:numPr>
            <w:tabs>
              <w:tab w:val="left" w:pos="842"/>
            </w:tabs>
            <w:spacing w:line="249" w:lineRule="auto"/>
            <w:ind w:left="128" w:right="125" w:hanging="723"/>
          </w:pPr>
        </w:pPrChange>
      </w:pPr>
      <w:del w:id="29" w:author="Carolina Silva Benevides da Costa" w:date="2022-11-09T15:57:00Z">
        <w:r w:rsidDel="00EB1DA8">
          <w:delText xml:space="preserve">Caberá à </w:delText>
        </w:r>
        <w:r w:rsidRPr="00EB1DA8" w:rsidDel="00EB1DA8">
          <w:rPr>
            <w:rPrChange w:id="30" w:author="Carolina Silva Benevides da Costa" w:date="2022-11-09T15:59:00Z">
              <w:rPr>
                <w:rFonts w:ascii="Arial" w:hAnsi="Arial"/>
                <w:b/>
              </w:rPr>
            </w:rPrChange>
          </w:rPr>
          <w:delText>CONTRATANTE</w:delText>
        </w:r>
        <w:r w:rsidDel="00EB1DA8">
          <w:delText>, o pagamento indenizatório referente a 20% (vinte por cento) do valor</w:delText>
        </w:r>
        <w:r w:rsidRPr="00EB1DA8" w:rsidDel="00EB1DA8">
          <w:rPr>
            <w:rPrChange w:id="31" w:author="Carolina Silva Benevides da Costa" w:date="2022-11-09T15:59:00Z">
              <w:rPr>
                <w:spacing w:val="1"/>
              </w:rPr>
            </w:rPrChange>
          </w:rPr>
          <w:delText xml:space="preserve"> </w:delText>
        </w:r>
        <w:r w:rsidDel="00EB1DA8">
          <w:delText>total</w:delText>
        </w:r>
        <w:r w:rsidRPr="00EB1DA8" w:rsidDel="00EB1DA8">
          <w:rPr>
            <w:rPrChange w:id="32" w:author="Carolina Silva Benevides da Costa" w:date="2022-11-09T15:59:00Z">
              <w:rPr>
                <w:spacing w:val="-3"/>
              </w:rPr>
            </w:rPrChange>
          </w:rPr>
          <w:delText xml:space="preserve"> </w:delText>
        </w:r>
        <w:r w:rsidDel="00EB1DA8">
          <w:delText>remanescente</w:delText>
        </w:r>
        <w:r w:rsidRPr="00EB1DA8" w:rsidDel="00EB1DA8">
          <w:rPr>
            <w:rPrChange w:id="33" w:author="Carolina Silva Benevides da Costa" w:date="2022-11-09T15:59:00Z">
              <w:rPr>
                <w:spacing w:val="-2"/>
              </w:rPr>
            </w:rPrChange>
          </w:rPr>
          <w:delText xml:space="preserve"> </w:delText>
        </w:r>
        <w:r w:rsidDel="00EB1DA8">
          <w:delText>do</w:delText>
        </w:r>
        <w:r w:rsidRPr="00EB1DA8" w:rsidDel="00EB1DA8">
          <w:rPr>
            <w:rPrChange w:id="34" w:author="Carolina Silva Benevides da Costa" w:date="2022-11-09T15:59:00Z">
              <w:rPr>
                <w:spacing w:val="-2"/>
              </w:rPr>
            </w:rPrChange>
          </w:rPr>
          <w:delText xml:space="preserve"> </w:delText>
        </w:r>
        <w:r w:rsidDel="00EB1DA8">
          <w:delText>contrato,</w:delText>
        </w:r>
        <w:r w:rsidRPr="00EB1DA8" w:rsidDel="00EB1DA8">
          <w:rPr>
            <w:rPrChange w:id="35" w:author="Carolina Silva Benevides da Costa" w:date="2022-11-09T15:59:00Z">
              <w:rPr>
                <w:spacing w:val="-1"/>
              </w:rPr>
            </w:rPrChange>
          </w:rPr>
          <w:delText xml:space="preserve"> </w:delText>
        </w:r>
        <w:r w:rsidDel="00EB1DA8">
          <w:delText>na hipótese de</w:delText>
        </w:r>
        <w:r w:rsidRPr="00EB1DA8" w:rsidDel="00EB1DA8">
          <w:rPr>
            <w:rPrChange w:id="36" w:author="Carolina Silva Benevides da Costa" w:date="2022-11-09T15:59:00Z">
              <w:rPr>
                <w:spacing w:val="-2"/>
              </w:rPr>
            </w:rPrChange>
          </w:rPr>
          <w:delText xml:space="preserve"> </w:delText>
        </w:r>
        <w:r w:rsidDel="00EB1DA8">
          <w:delText>dar</w:delText>
        </w:r>
        <w:r w:rsidRPr="00EB1DA8" w:rsidDel="00EB1DA8">
          <w:rPr>
            <w:rPrChange w:id="37" w:author="Carolina Silva Benevides da Costa" w:date="2022-11-09T15:59:00Z">
              <w:rPr>
                <w:spacing w:val="1"/>
              </w:rPr>
            </w:rPrChange>
          </w:rPr>
          <w:delText xml:space="preserve"> </w:delText>
        </w:r>
        <w:r w:rsidDel="00EB1DA8">
          <w:delText>causa</w:delText>
        </w:r>
        <w:r w:rsidRPr="00EB1DA8" w:rsidDel="00EB1DA8">
          <w:rPr>
            <w:rPrChange w:id="38" w:author="Carolina Silva Benevides da Costa" w:date="2022-11-09T15:59:00Z">
              <w:rPr>
                <w:spacing w:val="-2"/>
              </w:rPr>
            </w:rPrChange>
          </w:rPr>
          <w:delText xml:space="preserve"> </w:delText>
        </w:r>
        <w:r w:rsidDel="00EB1DA8">
          <w:delText>à</w:delText>
        </w:r>
        <w:r w:rsidRPr="00EB1DA8" w:rsidDel="00EB1DA8">
          <w:rPr>
            <w:rPrChange w:id="39" w:author="Carolina Silva Benevides da Costa" w:date="2022-11-09T15:59:00Z">
              <w:rPr>
                <w:spacing w:val="-2"/>
              </w:rPr>
            </w:rPrChange>
          </w:rPr>
          <w:delText xml:space="preserve"> </w:delText>
        </w:r>
        <w:r w:rsidDel="00EB1DA8">
          <w:delText>rescisão;</w:delText>
        </w:r>
      </w:del>
    </w:p>
    <w:p w14:paraId="0E21896A" w14:textId="4B6023A4" w:rsidR="00EB1DA8" w:rsidRDefault="00EB1DA8">
      <w:pPr>
        <w:pStyle w:val="PargrafodaLista"/>
        <w:numPr>
          <w:ilvl w:val="1"/>
          <w:numId w:val="11"/>
        </w:numPr>
        <w:spacing w:line="276" w:lineRule="auto"/>
        <w:rPr>
          <w:ins w:id="40" w:author="Carolina Silva Benevides da Costa" w:date="2022-11-09T15:59:00Z"/>
        </w:rPr>
        <w:pPrChange w:id="41" w:author="Carolina Silva Benevides da Costa" w:date="2022-11-09T16:02:00Z">
          <w:pPr>
            <w:pStyle w:val="PargrafodaLista"/>
            <w:numPr>
              <w:ilvl w:val="1"/>
              <w:numId w:val="11"/>
            </w:numPr>
            <w:ind w:left="141" w:firstLine="0"/>
          </w:pPr>
        </w:pPrChange>
      </w:pPr>
      <w:ins w:id="42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43" w:author="Carolina Silva Benevides da Costa" w:date="2022-11-09T16:16:00Z">
              <w:rPr/>
            </w:rPrChange>
          </w:rPr>
          <w:t>CONTRATANTE</w:t>
        </w:r>
        <w:r w:rsidRPr="00EB1DA8">
          <w:t>, em consonância com a Lei de n.º 13.709 de 14 de agosto de 2018, declara adotar todas as medidas necessárias a fim de cumprir todas as obrigações requeridas pela referida Lei no que tange ao objeto deste Contrato.</w:t>
        </w:r>
      </w:ins>
    </w:p>
    <w:p w14:paraId="4244264A" w14:textId="77777777" w:rsidR="00EB1DA8" w:rsidRPr="00EB1DA8" w:rsidRDefault="00EB1DA8">
      <w:pPr>
        <w:pStyle w:val="PargrafodaLista"/>
        <w:spacing w:line="276" w:lineRule="auto"/>
        <w:ind w:left="0" w:firstLine="0"/>
        <w:rPr>
          <w:ins w:id="44" w:author="Carolina Silva Benevides da Costa" w:date="2022-11-09T15:57:00Z"/>
        </w:rPr>
        <w:pPrChange w:id="45" w:author="Carolina Silva Benevides da Costa" w:date="2022-11-09T16:02:00Z">
          <w:pPr>
            <w:tabs>
              <w:tab w:val="left" w:pos="842"/>
            </w:tabs>
            <w:spacing w:line="249" w:lineRule="auto"/>
            <w:ind w:right="125"/>
          </w:pPr>
        </w:pPrChange>
      </w:pPr>
    </w:p>
    <w:p w14:paraId="37A16B52" w14:textId="2FAEAF2D" w:rsidR="00EB1DA8" w:rsidRPr="00EB1DA8" w:rsidRDefault="00EB1DA8">
      <w:pPr>
        <w:pStyle w:val="PargrafodaLista"/>
        <w:numPr>
          <w:ilvl w:val="1"/>
          <w:numId w:val="11"/>
        </w:numPr>
        <w:tabs>
          <w:tab w:val="left" w:pos="838"/>
          <w:tab w:val="left" w:pos="839"/>
        </w:tabs>
        <w:spacing w:line="276" w:lineRule="auto"/>
        <w:ind w:right="127"/>
        <w:rPr>
          <w:ins w:id="46" w:author="Carolina Silva Benevides da Costa" w:date="2022-11-09T15:57:00Z"/>
        </w:rPr>
        <w:pPrChange w:id="47" w:author="Carolina Silva Benevides da Costa" w:date="2022-11-09T16:02:00Z">
          <w:pPr>
            <w:tabs>
              <w:tab w:val="left" w:pos="842"/>
            </w:tabs>
            <w:spacing w:line="249" w:lineRule="auto"/>
            <w:ind w:right="125"/>
          </w:pPr>
        </w:pPrChange>
      </w:pPr>
      <w:ins w:id="48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49" w:author="Carolina Silva Benevides da Costa" w:date="2022-11-09T16:16:00Z">
              <w:rPr/>
            </w:rPrChange>
          </w:rPr>
          <w:t>CONTRATADA</w:t>
        </w:r>
        <w:r w:rsidRPr="00EB1DA8">
          <w:t xml:space="preserve"> declara expressamente estar em conformidade com a Lei vigente e comprometida com o teor da Lei nº 13.709, de 14 de agosto de 2018, quando de sua entrada em vigor, estando aderente aos princípios, obrigações e garantias estabelecidas pela referida Lei.</w:t>
        </w:r>
      </w:ins>
    </w:p>
    <w:p w14:paraId="5AE1BB17" w14:textId="77777777" w:rsidR="00EB1DA8" w:rsidRDefault="00EB1DA8">
      <w:pPr>
        <w:pStyle w:val="PargrafodaLista"/>
        <w:numPr>
          <w:ilvl w:val="1"/>
          <w:numId w:val="11"/>
        </w:numPr>
        <w:tabs>
          <w:tab w:val="left" w:pos="838"/>
          <w:tab w:val="left" w:pos="839"/>
        </w:tabs>
        <w:spacing w:line="276" w:lineRule="auto"/>
        <w:ind w:right="127"/>
        <w:rPr>
          <w:ins w:id="50" w:author="Carolina Silva Benevides da Costa" w:date="2022-11-09T15:59:00Z"/>
        </w:rPr>
        <w:pPrChange w:id="51" w:author="Carolina Silva Benevides da Costa" w:date="2022-11-09T16:02:00Z">
          <w:pPr>
            <w:pStyle w:val="PargrafodaLista"/>
            <w:numPr>
              <w:ilvl w:val="1"/>
              <w:numId w:val="11"/>
            </w:numPr>
            <w:tabs>
              <w:tab w:val="left" w:pos="838"/>
              <w:tab w:val="left" w:pos="839"/>
            </w:tabs>
            <w:spacing w:line="247" w:lineRule="auto"/>
            <w:ind w:left="141" w:right="127" w:firstLine="0"/>
          </w:pPr>
        </w:pPrChange>
      </w:pPr>
      <w:ins w:id="52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53" w:author="Carolina Silva Benevides da Costa" w:date="2022-11-09T16:16:00Z">
              <w:rPr/>
            </w:rPrChange>
          </w:rPr>
          <w:t>CONTRATADA</w:t>
        </w:r>
        <w:r w:rsidRPr="00EB1DA8">
          <w:t xml:space="preserve"> não poderá efetuar a transferência internacional dos Dados Pessoais sem prévia e expressa autorização, por escrito, da </w:t>
        </w:r>
        <w:r w:rsidRPr="00FB128F">
          <w:rPr>
            <w:b/>
            <w:bCs/>
            <w:rPrChange w:id="54" w:author="Carolina Silva Benevides da Costa" w:date="2022-11-09T16:16:00Z">
              <w:rPr/>
            </w:rPrChange>
          </w:rPr>
          <w:t>CONTRATANTE</w:t>
        </w:r>
        <w:r w:rsidRPr="00EB1DA8">
          <w:t xml:space="preserve">. Ainda que autorizada a transferência, a </w:t>
        </w:r>
        <w:r w:rsidRPr="00FB128F">
          <w:rPr>
            <w:b/>
            <w:bCs/>
            <w:rPrChange w:id="55" w:author="Carolina Silva Benevides da Costa" w:date="2022-11-09T16:16:00Z">
              <w:rPr/>
            </w:rPrChange>
          </w:rPr>
          <w:t>CONTRATADA</w:t>
        </w:r>
        <w:r w:rsidRPr="00EB1DA8">
          <w:t xml:space="preserve"> deverá observar sempre o quanto disposto na Legislação.</w:t>
        </w:r>
      </w:ins>
    </w:p>
    <w:p w14:paraId="79884177" w14:textId="77777777" w:rsidR="00EB1DA8" w:rsidRDefault="00EB1DA8">
      <w:pPr>
        <w:pStyle w:val="PargrafodaLista"/>
        <w:numPr>
          <w:ilvl w:val="1"/>
          <w:numId w:val="11"/>
        </w:numPr>
        <w:tabs>
          <w:tab w:val="left" w:pos="838"/>
          <w:tab w:val="left" w:pos="839"/>
        </w:tabs>
        <w:spacing w:line="276" w:lineRule="auto"/>
        <w:ind w:right="127"/>
        <w:rPr>
          <w:ins w:id="56" w:author="Carolina Silva Benevides da Costa" w:date="2022-11-09T15:59:00Z"/>
        </w:rPr>
        <w:pPrChange w:id="57" w:author="Carolina Silva Benevides da Costa" w:date="2022-11-09T16:02:00Z">
          <w:pPr>
            <w:pStyle w:val="PargrafodaLista"/>
            <w:numPr>
              <w:ilvl w:val="1"/>
              <w:numId w:val="11"/>
            </w:numPr>
            <w:tabs>
              <w:tab w:val="left" w:pos="838"/>
              <w:tab w:val="left" w:pos="839"/>
            </w:tabs>
            <w:spacing w:line="247" w:lineRule="auto"/>
            <w:ind w:left="141" w:right="127" w:firstLine="0"/>
          </w:pPr>
        </w:pPrChange>
      </w:pPr>
      <w:ins w:id="58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59" w:author="Carolina Silva Benevides da Costa" w:date="2022-11-09T16:16:00Z">
              <w:rPr/>
            </w:rPrChange>
          </w:rPr>
          <w:t>CONTRATADA</w:t>
        </w:r>
        <w:r w:rsidRPr="00EB1DA8">
          <w:t xml:space="preserve"> não poderá contratar qualquer terceiro para efetuar o tratamento de Dados Pessoais que sejam fornecidos pela </w:t>
        </w:r>
        <w:r w:rsidRPr="00FB128F">
          <w:rPr>
            <w:b/>
            <w:bCs/>
            <w:rPrChange w:id="60" w:author="Carolina Silva Benevides da Costa" w:date="2022-11-09T16:16:00Z">
              <w:rPr/>
            </w:rPrChange>
          </w:rPr>
          <w:t>CONTRATANTE</w:t>
        </w:r>
        <w:r w:rsidRPr="00EB1DA8">
          <w:t xml:space="preserve"> sem a prévia e expressa autorização, por   escrito,   da CONTRATANTE.   Ainda   que   autorizada   a   contratação, a </w:t>
        </w:r>
        <w:r w:rsidRPr="00FB128F">
          <w:rPr>
            <w:b/>
            <w:bCs/>
            <w:rPrChange w:id="61" w:author="Carolina Silva Benevides da Costa" w:date="2022-11-09T16:16:00Z">
              <w:rPr/>
            </w:rPrChange>
          </w:rPr>
          <w:t>CONTRATADA</w:t>
        </w:r>
        <w:r w:rsidRPr="00EB1DA8">
          <w:t xml:space="preserve"> deverá assegurar que o terceiro cumpra todas as obrigações estabelecidas neste Contrato e na Legislação, e permanecerá sendo única e integralmente responsável por qualquer omissão ou falha do terceiro no cumprimento dessas obrigações.</w:t>
        </w:r>
      </w:ins>
    </w:p>
    <w:p w14:paraId="1D562D19" w14:textId="77777777" w:rsidR="00EB1DA8" w:rsidRDefault="00EB1DA8">
      <w:pPr>
        <w:pStyle w:val="PargrafodaLista"/>
        <w:numPr>
          <w:ilvl w:val="1"/>
          <w:numId w:val="11"/>
        </w:numPr>
        <w:tabs>
          <w:tab w:val="left" w:pos="838"/>
          <w:tab w:val="left" w:pos="839"/>
        </w:tabs>
        <w:spacing w:line="276" w:lineRule="auto"/>
        <w:ind w:right="127"/>
        <w:rPr>
          <w:ins w:id="62" w:author="Carolina Silva Benevides da Costa" w:date="2022-11-09T15:59:00Z"/>
        </w:rPr>
        <w:pPrChange w:id="63" w:author="Carolina Silva Benevides da Costa" w:date="2022-11-09T16:02:00Z">
          <w:pPr>
            <w:pStyle w:val="PargrafodaLista"/>
            <w:numPr>
              <w:ilvl w:val="1"/>
              <w:numId w:val="11"/>
            </w:numPr>
            <w:tabs>
              <w:tab w:val="left" w:pos="838"/>
              <w:tab w:val="left" w:pos="839"/>
            </w:tabs>
            <w:spacing w:line="247" w:lineRule="auto"/>
            <w:ind w:left="141" w:right="127" w:firstLine="0"/>
          </w:pPr>
        </w:pPrChange>
      </w:pPr>
      <w:ins w:id="64" w:author="Carolina Silva Benevides da Costa" w:date="2022-11-09T15:57:00Z">
        <w:r w:rsidRPr="00EB1DA8">
          <w:t xml:space="preserve">Em caso de incidente ocorrido no ambiente da </w:t>
        </w:r>
        <w:r w:rsidRPr="00FB128F">
          <w:rPr>
            <w:b/>
            <w:bCs/>
            <w:rPrChange w:id="65" w:author="Carolina Silva Benevides da Costa" w:date="2022-11-09T16:16:00Z">
              <w:rPr/>
            </w:rPrChange>
          </w:rPr>
          <w:t>CONTRATADA</w:t>
        </w:r>
        <w:r w:rsidRPr="00EB1DA8">
          <w:t xml:space="preserve">, que acarrete vazamento ou perda de dados, independentemente do motivo que o tenha ocasionado, deverá a </w:t>
        </w:r>
        <w:r w:rsidRPr="00FB128F">
          <w:rPr>
            <w:b/>
            <w:bCs/>
            <w:rPrChange w:id="66" w:author="Carolina Silva Benevides da Costa" w:date="2022-11-09T16:16:00Z">
              <w:rPr/>
            </w:rPrChange>
          </w:rPr>
          <w:t>CONTRATADA</w:t>
        </w:r>
        <w:r w:rsidRPr="00EB1DA8">
          <w:t xml:space="preserve"> enviar comunicação à </w:t>
        </w:r>
        <w:r w:rsidRPr="00FB128F">
          <w:rPr>
            <w:b/>
            <w:bCs/>
            <w:rPrChange w:id="67" w:author="Carolina Silva Benevides da Costa" w:date="2022-11-09T16:16:00Z">
              <w:rPr/>
            </w:rPrChange>
          </w:rPr>
          <w:t>CONTRATANTE</w:t>
        </w:r>
        <w:r w:rsidRPr="00EB1DA8">
          <w:t xml:space="preserve"> por escrito, certificando-se do recebimento, imediatamente a partir da ciência do vazamento, contendo, no mínimo, as seguintes informações: (I) data e hora do incidente; (II) data e hora da ciência pela </w:t>
        </w:r>
        <w:r w:rsidRPr="00FB128F">
          <w:rPr>
            <w:b/>
            <w:bCs/>
            <w:rPrChange w:id="68" w:author="Carolina Silva Benevides da Costa" w:date="2022-11-09T16:16:00Z">
              <w:rPr/>
            </w:rPrChange>
          </w:rPr>
          <w:t>CONTRATADA</w:t>
        </w:r>
        <w:r w:rsidRPr="00EB1DA8">
          <w:t xml:space="preserve">; (III) relação dos tipos de dados afetados pelo incidente; (IV) número de Titulares afetados; (IV) relação de Titulares afetados pelo vazamento; (V) dados de contato do Encarregado de Proteção de Dados (DPO) ou outra pessoa junto à qual seja possível obter maiores informações sobre o ocorrido; (VI) descrição das possíveis consequências do incidente; e (VII) indicação de medidas que estiverem sendo tomadas para reparar o dano e evitar novos incidentes. Caso a CONTRATADA não disponha de todas as informações ora elencadas no momento de envio da comunicação, deverá enviá-las de forma gradual, de forma a garantir a maior celeridade possível, sendo certo que a comunicação completa (com todas as informações indicadas) deve ser enviada no prazo máximo </w:t>
        </w:r>
        <w:r w:rsidRPr="00EB1DA8">
          <w:lastRenderedPageBreak/>
          <w:t>de 24 horas a partir da ciência do incidente.</w:t>
        </w:r>
      </w:ins>
    </w:p>
    <w:p w14:paraId="48634E7F" w14:textId="31A3A5B0" w:rsidR="00EB1DA8" w:rsidRDefault="00EB1DA8">
      <w:pPr>
        <w:pStyle w:val="PargrafodaLista"/>
        <w:numPr>
          <w:ilvl w:val="1"/>
          <w:numId w:val="11"/>
        </w:numPr>
        <w:tabs>
          <w:tab w:val="left" w:pos="838"/>
          <w:tab w:val="left" w:pos="839"/>
        </w:tabs>
        <w:spacing w:line="276" w:lineRule="auto"/>
        <w:ind w:right="127"/>
        <w:rPr>
          <w:ins w:id="69" w:author="Carolina Silva Benevides da Costa" w:date="2022-11-09T16:01:00Z"/>
        </w:rPr>
        <w:pPrChange w:id="70" w:author="Carolina Silva Benevides da Costa" w:date="2022-11-09T16:02:00Z">
          <w:pPr>
            <w:pStyle w:val="PargrafodaLista"/>
            <w:numPr>
              <w:ilvl w:val="1"/>
              <w:numId w:val="11"/>
            </w:numPr>
            <w:tabs>
              <w:tab w:val="left" w:pos="838"/>
              <w:tab w:val="left" w:pos="839"/>
            </w:tabs>
            <w:spacing w:line="247" w:lineRule="auto"/>
            <w:ind w:left="141" w:right="127" w:firstLine="0"/>
          </w:pPr>
        </w:pPrChange>
      </w:pPr>
      <w:ins w:id="71" w:author="Carolina Silva Benevides da Costa" w:date="2022-11-09T15:57:00Z">
        <w:r w:rsidRPr="00EB1DA8">
          <w:t xml:space="preserve">Da Segurança: A </w:t>
        </w:r>
        <w:r w:rsidRPr="00FB128F">
          <w:rPr>
            <w:b/>
            <w:bCs/>
            <w:rPrChange w:id="72" w:author="Carolina Silva Benevides da Costa" w:date="2022-11-09T16:16:00Z">
              <w:rPr/>
            </w:rPrChange>
          </w:rPr>
          <w:t>CONTRATADA</w:t>
        </w:r>
        <w:r w:rsidRPr="00EB1DA8">
          <w:t xml:space="preserve"> declara que adota todas as medidas de segurança, técnicas e administrativas, aptas a proteger os Dados Pessoais de acessos não autorizados e de situações acidentais ou ilícitas de destruição, perda, alteração, comunicação ou qualquer forma de tratamento inadequado ou ilícito. A CONTRATADA deverá, sempre que solicitado pela </w:t>
        </w:r>
        <w:r w:rsidRPr="00FB128F">
          <w:rPr>
            <w:b/>
            <w:bCs/>
            <w:rPrChange w:id="73" w:author="Carolina Silva Benevides da Costa" w:date="2022-11-09T16:16:00Z">
              <w:rPr/>
            </w:rPrChange>
          </w:rPr>
          <w:t>CONTRATANTE</w:t>
        </w:r>
        <w:r w:rsidRPr="00EB1DA8">
          <w:t xml:space="preserve"> fornecer cópia dos documentos técnicos e de certificações que atestem o cumprimento do quanto disposto nesta Cláusula’’</w:t>
        </w:r>
      </w:ins>
    </w:p>
    <w:p w14:paraId="6E181EA3" w14:textId="70DF9B95" w:rsidR="00EB1DA8" w:rsidRDefault="00EB1DA8" w:rsidP="00EB1DA8">
      <w:pPr>
        <w:pStyle w:val="PargrafodaLista"/>
        <w:tabs>
          <w:tab w:val="left" w:pos="838"/>
          <w:tab w:val="left" w:pos="839"/>
        </w:tabs>
        <w:spacing w:line="247" w:lineRule="auto"/>
        <w:ind w:left="0" w:right="127" w:firstLine="0"/>
        <w:rPr>
          <w:ins w:id="74" w:author="Carolina Silva Benevides da Costa" w:date="2022-11-09T16:01:00Z"/>
        </w:rPr>
      </w:pPr>
    </w:p>
    <w:p w14:paraId="4D60A355" w14:textId="77777777" w:rsidR="00EB1DA8" w:rsidRDefault="00EB1DA8">
      <w:pPr>
        <w:pStyle w:val="PargrafodaLista"/>
        <w:tabs>
          <w:tab w:val="left" w:pos="838"/>
          <w:tab w:val="left" w:pos="839"/>
        </w:tabs>
        <w:spacing w:line="247" w:lineRule="auto"/>
        <w:ind w:left="0" w:right="127" w:firstLine="0"/>
        <w:rPr>
          <w:ins w:id="75" w:author="Carolina Silva Benevides da Costa" w:date="2022-11-09T16:01:00Z"/>
        </w:rPr>
        <w:pPrChange w:id="76" w:author="Carolina Silva Benevides da Costa" w:date="2022-11-09T16:01:00Z">
          <w:pPr>
            <w:pStyle w:val="PargrafodaLista"/>
            <w:numPr>
              <w:numId w:val="11"/>
            </w:numPr>
            <w:tabs>
              <w:tab w:val="left" w:pos="838"/>
              <w:tab w:val="left" w:pos="839"/>
            </w:tabs>
            <w:spacing w:line="247" w:lineRule="auto"/>
            <w:ind w:left="0" w:right="127" w:firstLine="0"/>
          </w:pPr>
        </w:pPrChange>
      </w:pPr>
    </w:p>
    <w:p w14:paraId="56EB39E8" w14:textId="7B3F8A2B" w:rsidR="00EB1DA8" w:rsidRDefault="00EB1DA8" w:rsidP="00EB1DA8">
      <w:pPr>
        <w:pStyle w:val="Ttulo1"/>
        <w:rPr>
          <w:ins w:id="77" w:author="Carolina Silva Benevides da Costa" w:date="2022-11-09T16:03:00Z"/>
          <w:u w:val="thick" w:color="383838"/>
        </w:rPr>
      </w:pPr>
      <w:ins w:id="78" w:author="Carolina Silva Benevides da Costa" w:date="2022-11-09T16:02:00Z">
        <w:r w:rsidRPr="00EB1DA8">
          <w:rPr>
            <w:u w:val="thick" w:color="383838"/>
            <w:rPrChange w:id="79" w:author="Carolina Silva Benevides da Costa" w:date="2022-11-09T16:02:00Z">
              <w:rPr/>
            </w:rPrChange>
          </w:rPr>
          <w:t xml:space="preserve">Cláusula Nona </w:t>
        </w:r>
      </w:ins>
      <w:ins w:id="80" w:author="Carolina Silva Benevides da Costa" w:date="2022-11-09T16:03:00Z">
        <w:r>
          <w:rPr>
            <w:u w:val="thick" w:color="383838"/>
          </w:rPr>
          <w:t>–</w:t>
        </w:r>
      </w:ins>
      <w:ins w:id="81" w:author="Carolina Silva Benevides da Costa" w:date="2022-11-09T16:02:00Z">
        <w:r w:rsidRPr="00EB1DA8">
          <w:rPr>
            <w:u w:val="thick" w:color="383838"/>
            <w:rPrChange w:id="82" w:author="Carolina Silva Benevides da Costa" w:date="2022-11-09T16:02:00Z">
              <w:rPr/>
            </w:rPrChange>
          </w:rPr>
          <w:t xml:space="preserve"> </w:t>
        </w:r>
      </w:ins>
      <w:ins w:id="83" w:author="Carolina Silva Benevides da Costa" w:date="2022-11-09T15:57:00Z">
        <w:r w:rsidRPr="00EB1DA8">
          <w:rPr>
            <w:u w:val="thick" w:color="383838"/>
            <w:rPrChange w:id="84" w:author="Carolina Silva Benevides da Costa" w:date="2022-11-09T16:02:00Z">
              <w:rPr>
                <w:rFonts w:ascii="Arial MT"/>
                <w:b w:val="0"/>
              </w:rPr>
            </w:rPrChange>
          </w:rPr>
          <w:t>A</w:t>
        </w:r>
        <w:r w:rsidRPr="00EB1DA8">
          <w:rPr>
            <w:u w:val="thick" w:color="383838"/>
            <w:rPrChange w:id="85" w:author="Carolina Silva Benevides da Costa" w:date="2022-11-09T16:02:00Z">
              <w:rPr/>
            </w:rPrChange>
          </w:rPr>
          <w:t>nticorrupção</w:t>
        </w:r>
      </w:ins>
    </w:p>
    <w:p w14:paraId="2684109B" w14:textId="77777777" w:rsidR="00EB1DA8" w:rsidRPr="00EB1DA8" w:rsidRDefault="00EB1DA8">
      <w:pPr>
        <w:pStyle w:val="Ttulo1"/>
        <w:rPr>
          <w:ins w:id="86" w:author="Carolina Silva Benevides da Costa" w:date="2022-11-09T15:57:00Z"/>
          <w:u w:val="thick" w:color="383838"/>
          <w:rPrChange w:id="87" w:author="Carolina Silva Benevides da Costa" w:date="2022-11-09T16:02:00Z">
            <w:rPr>
              <w:ins w:id="88" w:author="Carolina Silva Benevides da Costa" w:date="2022-11-09T15:57:00Z"/>
            </w:rPr>
          </w:rPrChange>
        </w:rPr>
        <w:pPrChange w:id="89" w:author="Carolina Silva Benevides da Costa" w:date="2022-11-09T16:02:00Z">
          <w:pPr>
            <w:tabs>
              <w:tab w:val="left" w:pos="842"/>
            </w:tabs>
            <w:spacing w:line="249" w:lineRule="auto"/>
            <w:ind w:right="125"/>
          </w:pPr>
        </w:pPrChange>
      </w:pPr>
    </w:p>
    <w:p w14:paraId="7A99A950" w14:textId="6DE8AACB" w:rsidR="00EB1DA8" w:rsidRPr="00EB1DA8" w:rsidRDefault="00EB1DA8">
      <w:pPr>
        <w:pStyle w:val="PargrafodaLista"/>
        <w:numPr>
          <w:ilvl w:val="1"/>
          <w:numId w:val="12"/>
        </w:numPr>
        <w:tabs>
          <w:tab w:val="left" w:pos="838"/>
          <w:tab w:val="left" w:pos="839"/>
        </w:tabs>
        <w:spacing w:line="276" w:lineRule="auto"/>
        <w:ind w:right="127"/>
        <w:rPr>
          <w:ins w:id="90" w:author="Carolina Silva Benevides da Costa" w:date="2022-11-09T15:57:00Z"/>
        </w:rPr>
        <w:pPrChange w:id="91" w:author="Carolina Silva Benevides da Costa" w:date="2022-11-09T16:03:00Z">
          <w:pPr>
            <w:tabs>
              <w:tab w:val="left" w:pos="842"/>
            </w:tabs>
            <w:spacing w:line="249" w:lineRule="auto"/>
            <w:ind w:right="125"/>
          </w:pPr>
        </w:pPrChange>
      </w:pPr>
      <w:ins w:id="92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93" w:author="Carolina Silva Benevides da Costa" w:date="2022-11-09T16:16:00Z">
              <w:rPr/>
            </w:rPrChange>
          </w:rPr>
          <w:t>CONTRATADA</w:t>
        </w:r>
        <w:r w:rsidRPr="00EB1DA8">
          <w:t xml:space="preserve"> fica obrigada a cumprir, por si, suas afiliadas e pelos profissionais por ela indicados, durante a prestação de serviços, as políticas que lhe forem apresentadas pela</w:t>
        </w:r>
      </w:ins>
    </w:p>
    <w:p w14:paraId="74014CD5" w14:textId="77777777" w:rsidR="00EB1DA8" w:rsidRPr="00EB1DA8" w:rsidRDefault="00EB1DA8">
      <w:pPr>
        <w:pStyle w:val="PargrafodaLista"/>
        <w:tabs>
          <w:tab w:val="left" w:pos="838"/>
          <w:tab w:val="left" w:pos="839"/>
        </w:tabs>
        <w:spacing w:line="276" w:lineRule="auto"/>
        <w:ind w:left="360" w:right="127" w:firstLine="0"/>
        <w:rPr>
          <w:ins w:id="94" w:author="Carolina Silva Benevides da Costa" w:date="2022-11-09T15:57:00Z"/>
        </w:rPr>
        <w:pPrChange w:id="95" w:author="Carolina Silva Benevides da Costa" w:date="2022-11-09T16:03:00Z">
          <w:pPr>
            <w:tabs>
              <w:tab w:val="left" w:pos="842"/>
            </w:tabs>
            <w:spacing w:line="249" w:lineRule="auto"/>
            <w:ind w:right="125"/>
          </w:pPr>
        </w:pPrChange>
      </w:pPr>
    </w:p>
    <w:p w14:paraId="70ED816F" w14:textId="1CA16660" w:rsidR="00EB1DA8" w:rsidRDefault="00EB1DA8">
      <w:pPr>
        <w:pStyle w:val="PargrafodaLista"/>
        <w:numPr>
          <w:ilvl w:val="1"/>
          <w:numId w:val="12"/>
        </w:numPr>
        <w:tabs>
          <w:tab w:val="left" w:pos="838"/>
          <w:tab w:val="left" w:pos="839"/>
        </w:tabs>
        <w:spacing w:line="276" w:lineRule="auto"/>
        <w:ind w:right="127"/>
        <w:rPr>
          <w:ins w:id="96" w:author="Carolina Silva Benevides da Costa" w:date="2022-11-09T16:03:00Z"/>
        </w:rPr>
        <w:pPrChange w:id="97" w:author="Carolina Silva Benevides da Costa" w:date="2022-11-09T16:03:00Z">
          <w:pPr>
            <w:pStyle w:val="PargrafodaLista"/>
            <w:numPr>
              <w:ilvl w:val="1"/>
              <w:numId w:val="12"/>
            </w:numPr>
            <w:tabs>
              <w:tab w:val="left" w:pos="838"/>
              <w:tab w:val="left" w:pos="839"/>
            </w:tabs>
            <w:spacing w:line="247" w:lineRule="auto"/>
            <w:ind w:left="501" w:right="127" w:hanging="360"/>
          </w:pPr>
        </w:pPrChange>
      </w:pPr>
      <w:ins w:id="98" w:author="Carolina Silva Benevides da Costa" w:date="2022-11-09T15:57:00Z">
        <w:r w:rsidRPr="00FB128F">
          <w:rPr>
            <w:b/>
            <w:bCs/>
            <w:rPrChange w:id="99" w:author="Carolina Silva Benevides da Costa" w:date="2022-11-09T16:16:00Z">
              <w:rPr/>
            </w:rPrChange>
          </w:rPr>
          <w:t>CONTRATANTE</w:t>
        </w:r>
        <w:r w:rsidRPr="00EB1DA8">
          <w:t xml:space="preserve"> e as normas legais aplicáveis, inclusive, as normas anticorrupção e as que vedem a prática de atos lesivos contra a administração pública, nacional ou estrangeira, na forma da Lei nº 12.846/13, sendo responsável pelas infrações a que der causa.</w:t>
        </w:r>
      </w:ins>
    </w:p>
    <w:p w14:paraId="384D4A92" w14:textId="77777777" w:rsidR="00EB1DA8" w:rsidRDefault="00EB1DA8">
      <w:pPr>
        <w:pStyle w:val="PargrafodaLista"/>
        <w:spacing w:line="276" w:lineRule="auto"/>
        <w:rPr>
          <w:ins w:id="100" w:author="Carolina Silva Benevides da Costa" w:date="2022-11-09T16:03:00Z"/>
        </w:rPr>
        <w:pPrChange w:id="101" w:author="Carolina Silva Benevides da Costa" w:date="2022-11-09T16:03:00Z">
          <w:pPr>
            <w:pStyle w:val="PargrafodaLista"/>
            <w:numPr>
              <w:ilvl w:val="1"/>
              <w:numId w:val="12"/>
            </w:numPr>
            <w:tabs>
              <w:tab w:val="left" w:pos="838"/>
              <w:tab w:val="left" w:pos="839"/>
            </w:tabs>
            <w:spacing w:line="247" w:lineRule="auto"/>
            <w:ind w:left="501" w:right="127" w:hanging="360"/>
          </w:pPr>
        </w:pPrChange>
      </w:pPr>
    </w:p>
    <w:p w14:paraId="76E13222" w14:textId="77777777" w:rsidR="00EB1DA8" w:rsidRPr="00EB1DA8" w:rsidRDefault="00EB1DA8">
      <w:pPr>
        <w:pStyle w:val="PargrafodaLista"/>
        <w:tabs>
          <w:tab w:val="left" w:pos="838"/>
          <w:tab w:val="left" w:pos="839"/>
        </w:tabs>
        <w:spacing w:line="276" w:lineRule="auto"/>
        <w:ind w:left="501" w:right="127" w:firstLine="0"/>
        <w:rPr>
          <w:ins w:id="102" w:author="Carolina Silva Benevides da Costa" w:date="2022-11-09T15:57:00Z"/>
        </w:rPr>
        <w:pPrChange w:id="103" w:author="Carolina Silva Benevides da Costa" w:date="2022-11-09T16:03:00Z">
          <w:pPr>
            <w:tabs>
              <w:tab w:val="left" w:pos="842"/>
            </w:tabs>
            <w:spacing w:line="249" w:lineRule="auto"/>
            <w:ind w:right="125"/>
          </w:pPr>
        </w:pPrChange>
      </w:pPr>
    </w:p>
    <w:p w14:paraId="7540EE83" w14:textId="7536AFDB" w:rsidR="00EB1DA8" w:rsidRPr="00EB1DA8" w:rsidRDefault="00EB1DA8">
      <w:pPr>
        <w:pStyle w:val="PargrafodaLista"/>
        <w:numPr>
          <w:ilvl w:val="1"/>
          <w:numId w:val="12"/>
        </w:numPr>
        <w:tabs>
          <w:tab w:val="left" w:pos="839"/>
        </w:tabs>
        <w:spacing w:line="276" w:lineRule="auto"/>
        <w:ind w:right="127"/>
        <w:rPr>
          <w:ins w:id="104" w:author="Carolina Silva Benevides da Costa" w:date="2022-11-09T15:57:00Z"/>
        </w:rPr>
        <w:pPrChange w:id="105" w:author="Carolina Silva Benevides da Costa" w:date="2022-11-09T16:03:00Z">
          <w:pPr>
            <w:pStyle w:val="PargrafodaLista"/>
            <w:numPr>
              <w:ilvl w:val="1"/>
              <w:numId w:val="3"/>
            </w:numPr>
            <w:tabs>
              <w:tab w:val="left" w:pos="842"/>
            </w:tabs>
            <w:spacing w:line="249" w:lineRule="auto"/>
            <w:ind w:left="128" w:right="125" w:hanging="723"/>
          </w:pPr>
        </w:pPrChange>
      </w:pPr>
      <w:ins w:id="106" w:author="Carolina Silva Benevides da Costa" w:date="2022-11-09T15:57:00Z">
        <w:r w:rsidRPr="00EB1DA8">
          <w:t xml:space="preserve">A </w:t>
        </w:r>
        <w:r w:rsidRPr="00FB128F">
          <w:rPr>
            <w:b/>
            <w:bCs/>
            <w:rPrChange w:id="107" w:author="Carolina Silva Benevides da Costa" w:date="2022-11-09T16:16:00Z">
              <w:rPr/>
            </w:rPrChange>
          </w:rPr>
          <w:t>CONTRATANTE</w:t>
        </w:r>
        <w:r w:rsidRPr="00EB1DA8">
          <w:t xml:space="preserve"> poderá rescindir o Contrato e/ou os Anexos de Serviços, suspender ou reter o pagamento dos honorários devidos em razão da prestação de Serviços, independente de prévia notificação, se houver indícios de que a </w:t>
        </w:r>
        <w:r w:rsidRPr="00FB128F">
          <w:rPr>
            <w:b/>
            <w:bCs/>
            <w:rPrChange w:id="108" w:author="Carolina Silva Benevides da Costa" w:date="2022-11-09T16:16:00Z">
              <w:rPr/>
            </w:rPrChange>
          </w:rPr>
          <w:t>CONTRATADA</w:t>
        </w:r>
        <w:r w:rsidRPr="00EB1DA8">
          <w:t xml:space="preserve"> agiu de forma lesiva, infringindo quaisquer das normas e/ou políticas citadas na cláusula acima.’’</w:t>
        </w:r>
      </w:ins>
    </w:p>
    <w:p w14:paraId="38910C98" w14:textId="77777777" w:rsidR="00B66D86" w:rsidDel="00EB1DA8" w:rsidRDefault="00B66D86">
      <w:pPr>
        <w:pStyle w:val="Corpodetexto"/>
        <w:spacing w:before="6"/>
        <w:rPr>
          <w:del w:id="109" w:author="Carolina Silva Benevides da Costa" w:date="2022-11-09T16:03:00Z"/>
          <w:sz w:val="23"/>
        </w:rPr>
      </w:pPr>
    </w:p>
    <w:p w14:paraId="3523746F" w14:textId="77777777" w:rsidR="00B66D86" w:rsidRDefault="00B66D86">
      <w:pPr>
        <w:pStyle w:val="Corpodetexto"/>
        <w:spacing w:before="9"/>
        <w:rPr>
          <w:sz w:val="23"/>
        </w:rPr>
      </w:pPr>
    </w:p>
    <w:p w14:paraId="2C3683D8" w14:textId="77777777" w:rsidR="00B66D86" w:rsidRDefault="005F2949">
      <w:pPr>
        <w:pStyle w:val="Ttulo1"/>
        <w:spacing w:before="1"/>
        <w:rPr>
          <w:u w:val="none"/>
        </w:rPr>
      </w:pPr>
      <w:r>
        <w:rPr>
          <w:u w:val="thick" w:color="383838"/>
        </w:rPr>
        <w:t>Cláusula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Oitava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5"/>
          <w:u w:val="thick" w:color="383838"/>
        </w:rPr>
        <w:t xml:space="preserve"> </w:t>
      </w:r>
      <w:r>
        <w:rPr>
          <w:u w:val="thick" w:color="383838"/>
        </w:rPr>
        <w:t>Disposições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Gerais</w:t>
      </w:r>
    </w:p>
    <w:p w14:paraId="426CADD1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E54F52E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before="93" w:line="249" w:lineRule="auto"/>
        <w:ind w:left="127" w:right="126" w:hanging="10"/>
      </w:pPr>
      <w:r>
        <w:t>Todas as comunicações entre as Partes relativas ao presente instrumento deverão ser feitas por</w:t>
      </w:r>
      <w:r>
        <w:rPr>
          <w:spacing w:val="1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e encaminhadas</w:t>
      </w:r>
      <w:r>
        <w:rPr>
          <w:spacing w:val="-2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endereços citados</w:t>
      </w:r>
      <w:r>
        <w:rPr>
          <w:spacing w:val="1"/>
        </w:rPr>
        <w:t xml:space="preserve"> </w:t>
      </w:r>
      <w:r>
        <w:t>no preâmbulo deste</w:t>
      </w:r>
      <w:r>
        <w:rPr>
          <w:spacing w:val="-1"/>
        </w:rPr>
        <w:t xml:space="preserve"> </w:t>
      </w:r>
      <w:r>
        <w:t>contrato.</w:t>
      </w:r>
    </w:p>
    <w:p w14:paraId="7C4EBFC5" w14:textId="77777777" w:rsidR="00B66D86" w:rsidRDefault="00B66D86">
      <w:pPr>
        <w:pStyle w:val="Corpodetexto"/>
        <w:spacing w:before="6"/>
        <w:rPr>
          <w:sz w:val="23"/>
        </w:rPr>
      </w:pPr>
    </w:p>
    <w:p w14:paraId="741FF581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0" w:hanging="10"/>
      </w:pPr>
      <w:r>
        <w:t>O</w:t>
      </w:r>
      <w:r>
        <w:rPr>
          <w:spacing w:val="-12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exercício,</w:t>
      </w:r>
      <w:r>
        <w:rPr>
          <w:spacing w:val="-11"/>
        </w:rPr>
        <w:t xml:space="preserve"> </w:t>
      </w:r>
      <w:r>
        <w:t>pelas</w:t>
      </w:r>
      <w:r>
        <w:rPr>
          <w:spacing w:val="-15"/>
        </w:rPr>
        <w:t xml:space="preserve"> </w:t>
      </w:r>
      <w:r>
        <w:t>Partes,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quaisquer</w:t>
      </w:r>
      <w:r>
        <w:rPr>
          <w:spacing w:val="-14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direitos</w:t>
      </w:r>
      <w:r>
        <w:rPr>
          <w:spacing w:val="-12"/>
        </w:rPr>
        <w:t xml:space="preserve"> </w:t>
      </w:r>
      <w:r>
        <w:t>ou</w:t>
      </w:r>
      <w:r>
        <w:rPr>
          <w:spacing w:val="-15"/>
        </w:rPr>
        <w:t xml:space="preserve"> </w:t>
      </w:r>
      <w:r>
        <w:t>prerrogativas</w:t>
      </w:r>
      <w:r>
        <w:rPr>
          <w:spacing w:val="-13"/>
        </w:rPr>
        <w:t xml:space="preserve"> </w:t>
      </w:r>
      <w:r>
        <w:t>previstos</w:t>
      </w:r>
      <w:r>
        <w:rPr>
          <w:spacing w:val="-15"/>
        </w:rPr>
        <w:t xml:space="preserve"> </w:t>
      </w:r>
      <w:r>
        <w:t>neste</w:t>
      </w:r>
      <w:r>
        <w:rPr>
          <w:spacing w:val="-15"/>
        </w:rPr>
        <w:t xml:space="preserve"> </w:t>
      </w:r>
      <w:r>
        <w:t>instrumento,</w:t>
      </w:r>
      <w:r>
        <w:rPr>
          <w:spacing w:val="-59"/>
        </w:rPr>
        <w:t xml:space="preserve"> </w:t>
      </w:r>
      <w:r>
        <w:t>ou mesmo na legislação aplicável, será tido como ato de mera liberalidade, não constituindo alteração ou</w:t>
      </w:r>
      <w:r>
        <w:rPr>
          <w:spacing w:val="1"/>
        </w:rPr>
        <w:t xml:space="preserve"> </w:t>
      </w:r>
      <w:r>
        <w:t>novação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obrigações</w:t>
      </w:r>
      <w:r>
        <w:rPr>
          <w:spacing w:val="1"/>
        </w:rPr>
        <w:t xml:space="preserve"> </w:t>
      </w:r>
      <w:r>
        <w:t>ora</w:t>
      </w:r>
      <w:r>
        <w:rPr>
          <w:spacing w:val="1"/>
        </w:rPr>
        <w:t xml:space="preserve"> </w:t>
      </w:r>
      <w:r>
        <w:t>estabelecidas,</w:t>
      </w:r>
      <w:r>
        <w:rPr>
          <w:spacing w:val="1"/>
        </w:rPr>
        <w:t xml:space="preserve"> </w:t>
      </w:r>
      <w:r>
        <w:t>cujo</w:t>
      </w:r>
      <w:r>
        <w:rPr>
          <w:spacing w:val="1"/>
        </w:rPr>
        <w:t xml:space="preserve"> </w:t>
      </w:r>
      <w:r>
        <w:t>cumprimento</w:t>
      </w:r>
      <w:r>
        <w:rPr>
          <w:spacing w:val="1"/>
        </w:rPr>
        <w:t xml:space="preserve"> </w:t>
      </w:r>
      <w:r>
        <w:t>poderá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exigido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tempo,</w:t>
      </w:r>
      <w:r>
        <w:rPr>
          <w:spacing w:val="-59"/>
        </w:rPr>
        <w:t xml:space="preserve"> </w:t>
      </w:r>
      <w:r>
        <w:t>independentemente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comunicação</w:t>
      </w:r>
      <w:r>
        <w:rPr>
          <w:spacing w:val="2"/>
        </w:rPr>
        <w:t xml:space="preserve"> </w:t>
      </w:r>
      <w:r>
        <w:t>prévia à</w:t>
      </w:r>
      <w:r>
        <w:rPr>
          <w:spacing w:val="-2"/>
        </w:rPr>
        <w:t xml:space="preserve"> </w:t>
      </w:r>
      <w:r>
        <w:t>Parte.</w:t>
      </w:r>
    </w:p>
    <w:p w14:paraId="091A4955" w14:textId="77777777" w:rsidR="00B66D86" w:rsidRDefault="00B66D86">
      <w:pPr>
        <w:pStyle w:val="Corpodetexto"/>
        <w:spacing w:before="6"/>
        <w:rPr>
          <w:sz w:val="23"/>
        </w:rPr>
      </w:pPr>
    </w:p>
    <w:p w14:paraId="507BF1E8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3" w:hanging="10"/>
      </w:pPr>
      <w:r>
        <w:t>A contratação ora ajustada não tem caráter exclusivo e não estabelece vínculo empregatício entre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subordinação</w:t>
      </w:r>
      <w:r>
        <w:rPr>
          <w:spacing w:val="1"/>
        </w:rPr>
        <w:t xml:space="preserve"> </w:t>
      </w:r>
      <w:r>
        <w:t>pessoal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Administradores,</w:t>
      </w:r>
      <w:r>
        <w:rPr>
          <w:spacing w:val="1"/>
        </w:rPr>
        <w:t xml:space="preserve"> </w:t>
      </w:r>
      <w:r>
        <w:t>Diretores</w:t>
      </w:r>
      <w:r>
        <w:rPr>
          <w:spacing w:val="1"/>
        </w:rPr>
        <w:t xml:space="preserve"> </w:t>
      </w:r>
      <w:r>
        <w:t>e/ou</w:t>
      </w:r>
      <w:r>
        <w:rPr>
          <w:spacing w:val="1"/>
        </w:rPr>
        <w:t xml:space="preserve"> </w:t>
      </w:r>
      <w:r>
        <w:t>empregados.</w:t>
      </w:r>
    </w:p>
    <w:p w14:paraId="3DFC3BAE" w14:textId="77777777" w:rsidR="00B66D86" w:rsidRDefault="00B66D86">
      <w:pPr>
        <w:pStyle w:val="Corpodetexto"/>
        <w:spacing w:before="7"/>
        <w:rPr>
          <w:sz w:val="23"/>
        </w:rPr>
      </w:pPr>
    </w:p>
    <w:p w14:paraId="108A595B" w14:textId="3ABB0A4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before="1" w:line="247" w:lineRule="auto"/>
        <w:ind w:left="127" w:hanging="10"/>
      </w:pPr>
      <w:r>
        <w:t xml:space="preserve">A </w:t>
      </w:r>
      <w:r>
        <w:rPr>
          <w:rFonts w:ascii="Arial" w:hAnsi="Arial"/>
          <w:b/>
        </w:rPr>
        <w:t xml:space="preserve">CONTRATANTE </w:t>
      </w:r>
      <w:r>
        <w:t xml:space="preserve">desde já autoriza 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a usar seu nome comercial e logomarca com</w:t>
      </w:r>
      <w:r>
        <w:rPr>
          <w:spacing w:val="-59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exclusivo de</w:t>
      </w:r>
      <w:r>
        <w:rPr>
          <w:spacing w:val="-2"/>
        </w:rPr>
        <w:t xml:space="preserve"> </w:t>
      </w:r>
      <w:r>
        <w:t>compor</w:t>
      </w:r>
      <w:r>
        <w:rPr>
          <w:spacing w:val="1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lista de</w:t>
      </w:r>
      <w:r>
        <w:rPr>
          <w:spacing w:val="-2"/>
        </w:rPr>
        <w:t xml:space="preserve"> </w:t>
      </w:r>
      <w:r>
        <w:t>clientes.</w:t>
      </w:r>
    </w:p>
    <w:p w14:paraId="2692B50D" w14:textId="77777777" w:rsidR="00B66D86" w:rsidRDefault="00B66D86">
      <w:pPr>
        <w:pStyle w:val="Corpodetexto"/>
        <w:spacing w:before="11"/>
        <w:rPr>
          <w:sz w:val="23"/>
        </w:rPr>
      </w:pPr>
    </w:p>
    <w:p w14:paraId="65388804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7" w:hanging="10"/>
      </w:pPr>
      <w:r>
        <w:t>As Partes, bem como os seus respectivos representantes legais, declaram que estão devidamente</w:t>
      </w:r>
      <w:r>
        <w:rPr>
          <w:spacing w:val="1"/>
        </w:rPr>
        <w:t xml:space="preserve"> </w:t>
      </w:r>
      <w:r>
        <w:t>autorizadas</w:t>
      </w:r>
      <w:r>
        <w:rPr>
          <w:spacing w:val="-3"/>
        </w:rPr>
        <w:t xml:space="preserve"> </w:t>
      </w:r>
      <w:r>
        <w:t>a assinarem</w:t>
      </w:r>
      <w:r>
        <w:rPr>
          <w:spacing w:val="-1"/>
        </w:rPr>
        <w:t xml:space="preserve"> </w:t>
      </w:r>
      <w:r>
        <w:t>e a</w:t>
      </w:r>
      <w:r>
        <w:rPr>
          <w:spacing w:val="-3"/>
        </w:rPr>
        <w:t xml:space="preserve"> </w:t>
      </w:r>
      <w:r>
        <w:t>executarem</w:t>
      </w:r>
      <w:r>
        <w:rPr>
          <w:spacing w:val="1"/>
        </w:rPr>
        <w:t xml:space="preserve"> </w:t>
      </w:r>
      <w:r>
        <w:t>este Contrato,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forma de</w:t>
      </w:r>
      <w:r>
        <w:rPr>
          <w:spacing w:val="-2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respectivos</w:t>
      </w:r>
      <w:r>
        <w:rPr>
          <w:spacing w:val="-2"/>
        </w:rPr>
        <w:t xml:space="preserve"> </w:t>
      </w:r>
      <w:r>
        <w:t>instrumentos</w:t>
      </w:r>
      <w:r>
        <w:rPr>
          <w:spacing w:val="-3"/>
        </w:rPr>
        <w:t xml:space="preserve"> </w:t>
      </w:r>
      <w:r>
        <w:t>sociais.</w:t>
      </w:r>
    </w:p>
    <w:p w14:paraId="44C6E88E" w14:textId="77777777" w:rsidR="00B66D86" w:rsidRDefault="00B66D86">
      <w:pPr>
        <w:pStyle w:val="Corpodetexto"/>
        <w:spacing w:before="8"/>
        <w:rPr>
          <w:sz w:val="23"/>
        </w:rPr>
      </w:pPr>
    </w:p>
    <w:p w14:paraId="1DD46708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7" w:lineRule="auto"/>
        <w:ind w:left="127" w:right="125" w:hanging="10"/>
      </w:pPr>
      <w:r>
        <w:t>As</w:t>
      </w:r>
      <w:r>
        <w:rPr>
          <w:spacing w:val="-6"/>
        </w:rPr>
        <w:t xml:space="preserve"> </w:t>
      </w:r>
      <w:r>
        <w:t>Partes</w:t>
      </w:r>
      <w:r>
        <w:rPr>
          <w:spacing w:val="-8"/>
        </w:rPr>
        <w:t xml:space="preserve"> </w:t>
      </w:r>
      <w:r>
        <w:t>elegem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Foro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Cidade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São</w:t>
      </w:r>
      <w:r>
        <w:rPr>
          <w:spacing w:val="-8"/>
        </w:rPr>
        <w:t xml:space="preserve"> </w:t>
      </w:r>
      <w:r>
        <w:t>Paulo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único</w:t>
      </w:r>
      <w:r>
        <w:rPr>
          <w:spacing w:val="-6"/>
        </w:rPr>
        <w:t xml:space="preserve"> </w:t>
      </w:r>
      <w:r>
        <w:t>competente</w:t>
      </w:r>
      <w:r>
        <w:rPr>
          <w:spacing w:val="-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dirimir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questões</w:t>
      </w:r>
      <w:r>
        <w:rPr>
          <w:spacing w:val="-59"/>
        </w:rPr>
        <w:t xml:space="preserve"> </w:t>
      </w:r>
      <w:r>
        <w:t>decorrentes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renúncia</w:t>
      </w:r>
      <w:r>
        <w:rPr>
          <w:spacing w:val="-5"/>
        </w:rPr>
        <w:t xml:space="preserve"> </w:t>
      </w:r>
      <w:r>
        <w:t>expressa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outro, por</w:t>
      </w:r>
      <w:r>
        <w:rPr>
          <w:spacing w:val="-2"/>
        </w:rPr>
        <w:t xml:space="preserve"> </w:t>
      </w:r>
      <w:r>
        <w:t>mais privilegiado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seja.</w:t>
      </w:r>
    </w:p>
    <w:p w14:paraId="78815068" w14:textId="77777777" w:rsidR="00B66D86" w:rsidRDefault="00B66D86">
      <w:pPr>
        <w:pStyle w:val="Corpodetexto"/>
        <w:rPr>
          <w:sz w:val="24"/>
        </w:rPr>
      </w:pPr>
    </w:p>
    <w:p w14:paraId="13F68FF5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ind w:left="132" w:right="128" w:firstLine="0"/>
      </w:pPr>
      <w:r>
        <w:t>E por estarem justas e contratadas, assinam o presente instrumento em 2 (duas) vias, de igual teor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presença</w:t>
      </w:r>
      <w:r>
        <w:rPr>
          <w:spacing w:val="-1"/>
        </w:rPr>
        <w:t xml:space="preserve"> </w:t>
      </w:r>
      <w:r>
        <w:t>das testemunhas abaixo</w:t>
      </w:r>
      <w:r>
        <w:rPr>
          <w:spacing w:val="-3"/>
        </w:rPr>
        <w:t xml:space="preserve"> </w:t>
      </w:r>
      <w:r>
        <w:t>assinadas para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surtam</w:t>
      </w:r>
      <w:r>
        <w:rPr>
          <w:spacing w:val="-2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jurídicos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legais efeitos.</w:t>
      </w:r>
    </w:p>
    <w:p w14:paraId="74FD6C50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39312FC0" w14:textId="77777777" w:rsidR="00B66D86" w:rsidRDefault="00B66D86">
      <w:pPr>
        <w:pStyle w:val="Corpodetexto"/>
        <w:spacing w:before="7"/>
      </w:pPr>
    </w:p>
    <w:p w14:paraId="2F01A7CD" w14:textId="416473B7" w:rsidR="00B66D86" w:rsidRDefault="005F2949">
      <w:pPr>
        <w:pStyle w:val="Corpodetexto"/>
        <w:spacing w:before="94"/>
        <w:ind w:left="2478" w:right="2188"/>
        <w:jc w:val="center"/>
      </w:pPr>
      <w:r>
        <w:t>São</w:t>
      </w:r>
      <w:r>
        <w:rPr>
          <w:spacing w:val="-1"/>
        </w:rPr>
        <w:t xml:space="preserve"> </w:t>
      </w:r>
      <w:r>
        <w:t>Paulo,</w:t>
      </w:r>
      <w:r>
        <w:rPr>
          <w:spacing w:val="2"/>
        </w:rPr>
        <w:t xml:space="preserve"> </w:t>
      </w:r>
      <w:r w:rsidR="00D97E09">
        <w:t>27</w:t>
      </w:r>
      <w:r>
        <w:rPr>
          <w:spacing w:val="-2"/>
        </w:rPr>
        <w:t xml:space="preserve"> </w:t>
      </w:r>
      <w:r>
        <w:t>de</w:t>
      </w:r>
      <w:r w:rsidR="00D97E09">
        <w:rPr>
          <w:spacing w:val="-3"/>
        </w:rPr>
        <w:t xml:space="preserve"> dezembro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2022</w:t>
      </w:r>
    </w:p>
    <w:p w14:paraId="6D8F2F26" w14:textId="77777777" w:rsidR="00B66D86" w:rsidRDefault="00B66D86">
      <w:pPr>
        <w:pStyle w:val="Corpodetexto"/>
        <w:rPr>
          <w:sz w:val="20"/>
        </w:rPr>
      </w:pPr>
    </w:p>
    <w:p w14:paraId="2910B02E" w14:textId="77777777" w:rsidR="00B66D86" w:rsidRDefault="00B66D86">
      <w:pPr>
        <w:pStyle w:val="Corpodetexto"/>
        <w:rPr>
          <w:sz w:val="20"/>
        </w:rPr>
      </w:pPr>
    </w:p>
    <w:p w14:paraId="0043936E" w14:textId="77777777" w:rsidR="00B66D86" w:rsidRDefault="00B66D86">
      <w:pPr>
        <w:pStyle w:val="Corpodetexto"/>
        <w:rPr>
          <w:sz w:val="20"/>
        </w:rPr>
      </w:pPr>
    </w:p>
    <w:p w14:paraId="3B7B97B6" w14:textId="77777777" w:rsidR="00B66D86" w:rsidRDefault="00B66D86">
      <w:pPr>
        <w:pStyle w:val="Corpodetexto"/>
        <w:rPr>
          <w:sz w:val="20"/>
        </w:rPr>
      </w:pPr>
    </w:p>
    <w:p w14:paraId="0F77F62A" w14:textId="77777777" w:rsidR="00B66D86" w:rsidRDefault="00B66D86">
      <w:pPr>
        <w:pStyle w:val="Corpodetexto"/>
        <w:rPr>
          <w:sz w:val="20"/>
        </w:rPr>
      </w:pPr>
    </w:p>
    <w:p w14:paraId="082B7158" w14:textId="05358C81" w:rsidR="00B66D86" w:rsidRDefault="0042480E">
      <w:pPr>
        <w:pStyle w:val="Corpodetexto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05A7E668" w14:textId="3EF9F5B4" w:rsidR="00B66D86" w:rsidRDefault="0004635F">
      <w:pPr>
        <w:pStyle w:val="Corpodetexto"/>
        <w:spacing w:before="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7D0021" wp14:editId="2760DFDC">
                <wp:simplePos x="0" y="0"/>
                <wp:positionH relativeFrom="page">
                  <wp:posOffset>2661920</wp:posOffset>
                </wp:positionH>
                <wp:positionV relativeFrom="paragraph">
                  <wp:posOffset>129540</wp:posOffset>
                </wp:positionV>
                <wp:extent cx="2328545" cy="1270"/>
                <wp:effectExtent l="0" t="0" r="0" b="0"/>
                <wp:wrapTopAndBottom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4192 4192"/>
                            <a:gd name="T1" fmla="*/ T0 w 3667"/>
                            <a:gd name="T2" fmla="+- 0 7859 4192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7E901" id="Freeform 5" o:spid="_x0000_s1026" style="position:absolute;margin-left:209.6pt;margin-top:10.2pt;width:183.3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p w14:paraId="153EE86B" w14:textId="63C7B2C4" w:rsidR="00B66D86" w:rsidRDefault="00B66D86">
      <w:pPr>
        <w:pStyle w:val="Corpodetexto"/>
        <w:spacing w:before="6"/>
        <w:rPr>
          <w:sz w:val="24"/>
        </w:rPr>
      </w:pPr>
    </w:p>
    <w:p w14:paraId="29671309" w14:textId="4EDC319A" w:rsidR="00B66D86" w:rsidRDefault="005F2949">
      <w:pPr>
        <w:pStyle w:val="Ttulo1"/>
        <w:spacing w:before="1"/>
        <w:ind w:left="2478" w:right="2197"/>
        <w:jc w:val="center"/>
        <w:rPr>
          <w:u w:val="none"/>
        </w:rPr>
      </w:pPr>
      <w:r>
        <w:rPr>
          <w:color w:val="383838"/>
          <w:spacing w:val="-5"/>
          <w:u w:val="none"/>
        </w:rPr>
        <w:t>NAVA SERVICOS</w:t>
      </w:r>
      <w:r>
        <w:rPr>
          <w:color w:val="383838"/>
          <w:spacing w:val="-10"/>
          <w:u w:val="none"/>
        </w:rPr>
        <w:t xml:space="preserve"> </w:t>
      </w:r>
      <w:r>
        <w:rPr>
          <w:color w:val="383838"/>
          <w:spacing w:val="-5"/>
          <w:u w:val="none"/>
        </w:rPr>
        <w:t>E</w:t>
      </w:r>
      <w:r>
        <w:rPr>
          <w:color w:val="383838"/>
          <w:spacing w:val="-11"/>
          <w:u w:val="none"/>
        </w:rPr>
        <w:t xml:space="preserve"> </w:t>
      </w:r>
      <w:r>
        <w:rPr>
          <w:color w:val="383838"/>
          <w:spacing w:val="-5"/>
          <w:u w:val="none"/>
        </w:rPr>
        <w:t xml:space="preserve">OUTSOURCING </w:t>
      </w:r>
      <w:r>
        <w:rPr>
          <w:color w:val="383838"/>
          <w:spacing w:val="-4"/>
          <w:u w:val="none"/>
        </w:rPr>
        <w:t>LTDA</w:t>
      </w:r>
    </w:p>
    <w:p w14:paraId="725202A7" w14:textId="7F21EB81" w:rsidR="00B66D86" w:rsidRDefault="00D97E09">
      <w:pPr>
        <w:pStyle w:val="Corpodetexto"/>
        <w:rPr>
          <w:rFonts w:ascii="Arial"/>
          <w:b/>
          <w:sz w:val="20"/>
        </w:rPr>
      </w:pPr>
      <w:r>
        <w:rPr>
          <w:noProof/>
          <w:color w:val="383838"/>
          <w:spacing w:val="-5"/>
        </w:rPr>
        <w:drawing>
          <wp:anchor distT="0" distB="0" distL="114300" distR="114300" simplePos="0" relativeHeight="487590400" behindDoc="1" locked="0" layoutInCell="1" allowOverlap="1" wp14:anchorId="17752A39" wp14:editId="1A9368E0">
            <wp:simplePos x="0" y="0"/>
            <wp:positionH relativeFrom="column">
              <wp:posOffset>2527300</wp:posOffset>
            </wp:positionH>
            <wp:positionV relativeFrom="paragraph">
              <wp:posOffset>9525</wp:posOffset>
            </wp:positionV>
            <wp:extent cx="1960053" cy="1600200"/>
            <wp:effectExtent l="0" t="0" r="2540" b="0"/>
            <wp:wrapNone/>
            <wp:docPr id="11" name="Imagem 11" descr="Texto, 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, Carta&#10;&#10;Descrição gerada automaticamente com confiança média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05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CBE52" w14:textId="7EC93892" w:rsidR="00B66D86" w:rsidRDefault="00B66D86">
      <w:pPr>
        <w:pStyle w:val="Corpodetexto"/>
        <w:rPr>
          <w:rFonts w:ascii="Arial"/>
          <w:b/>
          <w:sz w:val="20"/>
        </w:rPr>
      </w:pPr>
    </w:p>
    <w:p w14:paraId="685E4127" w14:textId="4A1B27E2" w:rsidR="00B66D86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6957D60B" w14:textId="4AB9952F" w:rsidR="0042480E" w:rsidRDefault="0042480E">
      <w:pPr>
        <w:pStyle w:val="Corpodetexto"/>
        <w:rPr>
          <w:rFonts w:ascii="Arial"/>
          <w:b/>
          <w:sz w:val="20"/>
        </w:rPr>
      </w:pPr>
    </w:p>
    <w:p w14:paraId="503D0108" w14:textId="39415199" w:rsidR="0042480E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50C2329F" w14:textId="639A4BCC" w:rsidR="0042480E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02F66E8E" w14:textId="11AD4777" w:rsidR="00B66D86" w:rsidRDefault="0004635F">
      <w:pPr>
        <w:pStyle w:val="Corpodetexto"/>
        <w:spacing w:before="3"/>
        <w:rPr>
          <w:rFonts w:ascii="Arial"/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AA637" wp14:editId="367BEC88">
                <wp:simplePos x="0" y="0"/>
                <wp:positionH relativeFrom="page">
                  <wp:posOffset>2661920</wp:posOffset>
                </wp:positionH>
                <wp:positionV relativeFrom="paragraph">
                  <wp:posOffset>104775</wp:posOffset>
                </wp:positionV>
                <wp:extent cx="2328545" cy="1270"/>
                <wp:effectExtent l="0" t="0" r="0" b="0"/>
                <wp:wrapTopAndBottom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4192 4192"/>
                            <a:gd name="T1" fmla="*/ T0 w 3667"/>
                            <a:gd name="T2" fmla="+- 0 7859 4192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42564" id="Freeform 4" o:spid="_x0000_s1026" style="position:absolute;margin-left:209.6pt;margin-top:8.25pt;width:183.3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p w14:paraId="42FBFAF4" w14:textId="77777777" w:rsidR="00B66D86" w:rsidRDefault="00B66D86">
      <w:pPr>
        <w:pStyle w:val="Corpodetexto"/>
        <w:spacing w:before="2"/>
        <w:rPr>
          <w:rFonts w:ascii="Arial"/>
          <w:b/>
          <w:sz w:val="25"/>
        </w:rPr>
      </w:pPr>
    </w:p>
    <w:p w14:paraId="57D7336A" w14:textId="16D30361" w:rsidR="00B66D86" w:rsidRDefault="00D97E09">
      <w:pPr>
        <w:ind w:left="2373" w:right="2360"/>
        <w:jc w:val="center"/>
        <w:rPr>
          <w:rFonts w:ascii="Arial"/>
          <w:b/>
        </w:rPr>
      </w:pPr>
      <w:r>
        <w:rPr>
          <w:rFonts w:ascii="Arial"/>
          <w:b/>
          <w:color w:val="383838"/>
          <w:spacing w:val="-6"/>
        </w:rPr>
        <w:t>SECMOM TECNOLOGIA LTDA</w:t>
      </w:r>
    </w:p>
    <w:p w14:paraId="75DC5301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206943FA" w14:textId="69895E30" w:rsidR="00B66D86" w:rsidRDefault="00B66D86">
      <w:pPr>
        <w:pStyle w:val="Corpodetexto"/>
        <w:rPr>
          <w:rFonts w:ascii="Arial"/>
          <w:b/>
          <w:sz w:val="20"/>
        </w:rPr>
      </w:pPr>
    </w:p>
    <w:p w14:paraId="016195FB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17C36E97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3F76575F" w14:textId="4F761C25" w:rsidR="00B66D86" w:rsidRDefault="00B66D86">
      <w:pPr>
        <w:pStyle w:val="Corpodetexto"/>
        <w:rPr>
          <w:rFonts w:ascii="Arial"/>
          <w:b/>
          <w:sz w:val="20"/>
        </w:rPr>
      </w:pPr>
    </w:p>
    <w:p w14:paraId="3A02A58D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1295DFB4" w14:textId="1C62D075" w:rsidR="00B66D86" w:rsidRDefault="00B66D86">
      <w:pPr>
        <w:pStyle w:val="Corpodetexto"/>
        <w:spacing w:before="11"/>
        <w:rPr>
          <w:rFonts w:ascii="Arial"/>
          <w:b/>
          <w:sz w:val="24"/>
        </w:rPr>
      </w:pPr>
    </w:p>
    <w:p w14:paraId="1AB3A8D3" w14:textId="04A91E81" w:rsidR="00B66D86" w:rsidRDefault="005F2949">
      <w:pPr>
        <w:pStyle w:val="Corpodetexto"/>
        <w:spacing w:before="94"/>
        <w:ind w:left="415"/>
      </w:pPr>
      <w:r>
        <w:t>Testemunhas:</w:t>
      </w:r>
    </w:p>
    <w:p w14:paraId="79607579" w14:textId="77777777" w:rsidR="00B66D86" w:rsidRDefault="00B66D86">
      <w:pPr>
        <w:pStyle w:val="Corpodetexto"/>
        <w:rPr>
          <w:sz w:val="20"/>
        </w:rPr>
      </w:pPr>
    </w:p>
    <w:p w14:paraId="0487A676" w14:textId="17A010BD" w:rsidR="00B66D86" w:rsidRDefault="00B66D86">
      <w:pPr>
        <w:pStyle w:val="Corpodetexto"/>
        <w:rPr>
          <w:sz w:val="20"/>
        </w:rPr>
      </w:pPr>
    </w:p>
    <w:p w14:paraId="6309A7F3" w14:textId="6B61718E" w:rsidR="00B66D86" w:rsidRDefault="0004635F">
      <w:pPr>
        <w:pStyle w:val="Corpodetexto"/>
        <w:spacing w:before="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47569C" wp14:editId="5FBD0A8C">
                <wp:simplePos x="0" y="0"/>
                <wp:positionH relativeFrom="page">
                  <wp:posOffset>570230</wp:posOffset>
                </wp:positionH>
                <wp:positionV relativeFrom="paragraph">
                  <wp:posOffset>210185</wp:posOffset>
                </wp:positionV>
                <wp:extent cx="2328545" cy="1270"/>
                <wp:effectExtent l="0" t="0" r="0" b="0"/>
                <wp:wrapTopAndBottom/>
                <wp:docPr id="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898 898"/>
                            <a:gd name="T1" fmla="*/ T0 w 3667"/>
                            <a:gd name="T2" fmla="+- 0 4565 898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70548" id="Freeform 3" o:spid="_x0000_s1026" style="position:absolute;margin-left:44.9pt;margin-top:16.55pt;width:183.3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D27536" wp14:editId="5EEA051D">
                <wp:simplePos x="0" y="0"/>
                <wp:positionH relativeFrom="page">
                  <wp:posOffset>4631055</wp:posOffset>
                </wp:positionH>
                <wp:positionV relativeFrom="paragraph">
                  <wp:posOffset>210185</wp:posOffset>
                </wp:positionV>
                <wp:extent cx="2328545" cy="127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7293 7293"/>
                            <a:gd name="T1" fmla="*/ T0 w 3667"/>
                            <a:gd name="T2" fmla="+- 0 10960 7293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2D563" id="Freeform 2" o:spid="_x0000_s1026" style="position:absolute;margin-left:364.65pt;margin-top:16.55pt;width:183.3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sectPr w:rsidR="00B66D86">
      <w:pgSz w:w="11900" w:h="16850"/>
      <w:pgMar w:top="1660" w:right="640" w:bottom="1220" w:left="520" w:header="618" w:footer="103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arolina Silva Benevides da Costa" w:date="2022-11-09T16:16:00Z" w:initials="CSBdC">
    <w:p w14:paraId="0B68DAD3" w14:textId="77777777" w:rsidR="00FB128F" w:rsidRDefault="00FB128F">
      <w:pPr>
        <w:pStyle w:val="Textodecomentrio"/>
      </w:pPr>
      <w:r>
        <w:rPr>
          <w:rStyle w:val="Refdecomentrio"/>
        </w:rPr>
        <w:annotationRef/>
      </w:r>
      <w:r>
        <w:t xml:space="preserve">Vocês estão de acordo em incluir a cláusula abaixo no rol de responsabilidade da Contratada? </w:t>
      </w:r>
    </w:p>
    <w:p w14:paraId="509F91B0" w14:textId="77777777" w:rsidR="00FB128F" w:rsidRDefault="00FB128F">
      <w:pPr>
        <w:pStyle w:val="Textodecomentrio"/>
      </w:pPr>
    </w:p>
    <w:p w14:paraId="14A50041" w14:textId="77777777" w:rsidR="00FB128F" w:rsidRDefault="00FB128F">
      <w:pPr>
        <w:pStyle w:val="Textodecomentrio"/>
      </w:pPr>
      <w:r>
        <w:t>A CONTRATADA obriga-se a efetuar os Serviços objeto dos Anexos de Serviços conforme a metodologia de trabalho da CONTRATANTE, com o máximo de zelo, pontualidade, competência e diligência, nas condições discriminadas neste Contrato e seus Anexos de Serviços, respondendo a CONTRATADA por eventuais prejuízos que comprovadamente causar à CONTRATANTE, clientes da CONTRATANTE e/ou terceiros em razão do descumprimento ou cumprimento defeituoso das obrigações previstas neste Contrato e seus Anexos de Serviços</w:t>
      </w:r>
    </w:p>
    <w:p w14:paraId="190785FF" w14:textId="77777777" w:rsidR="00FB128F" w:rsidRDefault="00FB128F">
      <w:pPr>
        <w:pStyle w:val="Textodecomentrio"/>
      </w:pPr>
    </w:p>
    <w:p w14:paraId="2363DC16" w14:textId="77777777" w:rsidR="00FB128F" w:rsidRDefault="00FB128F" w:rsidP="006F5E7A">
      <w:pPr>
        <w:pStyle w:val="Textodecomentrio"/>
      </w:pPr>
      <w:r>
        <w:t xml:space="preserve">Se sim, podem incluir, por favor?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363DC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650C5" w16cex:dateUtc="2022-11-09T1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63DC16" w16cid:durableId="271650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5AA90" w14:textId="77777777" w:rsidR="0019646C" w:rsidRDefault="0019646C">
      <w:r>
        <w:separator/>
      </w:r>
    </w:p>
  </w:endnote>
  <w:endnote w:type="continuationSeparator" w:id="0">
    <w:p w14:paraId="3C08EA31" w14:textId="77777777" w:rsidR="0019646C" w:rsidRDefault="00196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86647" w14:textId="0880A0F2" w:rsidR="00B66D86" w:rsidRDefault="0004635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8272" behindDoc="1" locked="0" layoutInCell="1" allowOverlap="1" wp14:anchorId="51D76334" wp14:editId="5D89BF66">
              <wp:simplePos x="0" y="0"/>
              <wp:positionH relativeFrom="page">
                <wp:posOffset>414655</wp:posOffset>
              </wp:positionH>
              <wp:positionV relativeFrom="page">
                <wp:posOffset>9858375</wp:posOffset>
              </wp:positionV>
              <wp:extent cx="6715125" cy="47625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15125" cy="4762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BFAC76" id="Rectangle 3" o:spid="_x0000_s1026" style="position:absolute;margin-left:32.65pt;margin-top:776.25pt;width:528.75pt;height:3.75pt;z-index:-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8784" behindDoc="1" locked="0" layoutInCell="1" allowOverlap="1" wp14:anchorId="4F059FDA" wp14:editId="58996050">
              <wp:simplePos x="0" y="0"/>
              <wp:positionH relativeFrom="page">
                <wp:posOffset>6955790</wp:posOffset>
              </wp:positionH>
              <wp:positionV relativeFrom="page">
                <wp:posOffset>10004425</wp:posOffset>
              </wp:positionV>
              <wp:extent cx="154305" cy="18224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DAA1B0" w14:textId="77777777" w:rsidR="00B66D86" w:rsidRDefault="005F2949">
                          <w:pPr>
                            <w:spacing w:before="13"/>
                            <w:ind w:left="60"/>
                            <w:rPr>
                              <w:rFonts w:ascii="Arial"/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059F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7.7pt;margin-top:787.75pt;width:12.15pt;height:14.35pt;z-index:-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" filled="f" stroked="f">
              <v:textbox inset="0,0,0,0">
                <w:txbxContent>
                  <w:p w14:paraId="0DDAA1B0" w14:textId="77777777" w:rsidR="00B66D86" w:rsidRDefault="005F2949">
                    <w:pPr>
                      <w:spacing w:before="13"/>
                      <w:ind w:left="60"/>
                      <w:rPr>
                        <w:rFonts w:ascii="Arial"/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25D23F7F" wp14:editId="31A5FBB0">
              <wp:simplePos x="0" y="0"/>
              <wp:positionH relativeFrom="page">
                <wp:posOffset>3164205</wp:posOffset>
              </wp:positionH>
              <wp:positionV relativeFrom="page">
                <wp:posOffset>10111105</wp:posOffset>
              </wp:positionV>
              <wp:extent cx="983615" cy="1670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36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FEF4A9" w14:textId="77777777" w:rsidR="00B66D86" w:rsidRDefault="005F2949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83838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D23F7F" id="Text Box 1" o:spid="_x0000_s1027" type="#_x0000_t202" style="position:absolute;margin-left:249.15pt;margin-top:796.15pt;width:77.45pt;height:13.15pt;z-index:-1583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" filled="f" stroked="f">
              <v:textbox inset="0,0,0,0">
                <w:txbxContent>
                  <w:p w14:paraId="2EFEF4A9" w14:textId="77777777" w:rsidR="00B66D86" w:rsidRDefault="005F2949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383838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57DD3" w14:textId="77777777" w:rsidR="0019646C" w:rsidRDefault="0019646C">
      <w:r>
        <w:separator/>
      </w:r>
    </w:p>
  </w:footnote>
  <w:footnote w:type="continuationSeparator" w:id="0">
    <w:p w14:paraId="0D99CBAA" w14:textId="77777777" w:rsidR="0019646C" w:rsidRDefault="00196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A2991" w14:textId="6953EFBF" w:rsidR="00B66D86" w:rsidRDefault="0004635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7760" behindDoc="1" locked="0" layoutInCell="1" allowOverlap="1" wp14:anchorId="429B1091" wp14:editId="54215883">
              <wp:simplePos x="0" y="0"/>
              <wp:positionH relativeFrom="page">
                <wp:posOffset>409575</wp:posOffset>
              </wp:positionH>
              <wp:positionV relativeFrom="page">
                <wp:posOffset>786765</wp:posOffset>
              </wp:positionV>
              <wp:extent cx="6715125" cy="47625"/>
              <wp:effectExtent l="0" t="0" r="0" b="0"/>
              <wp:wrapNone/>
              <wp:docPr id="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15125" cy="4762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76AE19" id="Rectangle 4" o:spid="_x0000_s1026" style="position:absolute;margin-left:32.25pt;margin-top:61.95pt;width:528.75pt;height:3.75pt;z-index:-1583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A16"/>
    <w:multiLevelType w:val="hybridMultilevel"/>
    <w:tmpl w:val="72406972"/>
    <w:lvl w:ilvl="0" w:tplc="C5862CC8">
      <w:start w:val="1"/>
      <w:numFmt w:val="lowerLetter"/>
      <w:lvlText w:val="%1)"/>
      <w:lvlJc w:val="left"/>
      <w:pPr>
        <w:ind w:left="838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7FF662B6">
      <w:numFmt w:val="bullet"/>
      <w:lvlText w:val="•"/>
      <w:lvlJc w:val="left"/>
      <w:pPr>
        <w:ind w:left="1829" w:hanging="361"/>
      </w:pPr>
      <w:rPr>
        <w:rFonts w:hint="default"/>
        <w:lang w:val="pt-PT" w:eastAsia="en-US" w:bidi="ar-SA"/>
      </w:rPr>
    </w:lvl>
    <w:lvl w:ilvl="2" w:tplc="3F761E2A">
      <w:numFmt w:val="bullet"/>
      <w:lvlText w:val="•"/>
      <w:lvlJc w:val="left"/>
      <w:pPr>
        <w:ind w:left="2819" w:hanging="361"/>
      </w:pPr>
      <w:rPr>
        <w:rFonts w:hint="default"/>
        <w:lang w:val="pt-PT" w:eastAsia="en-US" w:bidi="ar-SA"/>
      </w:rPr>
    </w:lvl>
    <w:lvl w:ilvl="3" w:tplc="8F36A536">
      <w:numFmt w:val="bullet"/>
      <w:lvlText w:val="•"/>
      <w:lvlJc w:val="left"/>
      <w:pPr>
        <w:ind w:left="3809" w:hanging="361"/>
      </w:pPr>
      <w:rPr>
        <w:rFonts w:hint="default"/>
        <w:lang w:val="pt-PT" w:eastAsia="en-US" w:bidi="ar-SA"/>
      </w:rPr>
    </w:lvl>
    <w:lvl w:ilvl="4" w:tplc="98DCCE24">
      <w:numFmt w:val="bullet"/>
      <w:lvlText w:val="•"/>
      <w:lvlJc w:val="left"/>
      <w:pPr>
        <w:ind w:left="4799" w:hanging="361"/>
      </w:pPr>
      <w:rPr>
        <w:rFonts w:hint="default"/>
        <w:lang w:val="pt-PT" w:eastAsia="en-US" w:bidi="ar-SA"/>
      </w:rPr>
    </w:lvl>
    <w:lvl w:ilvl="5" w:tplc="ECD09020">
      <w:numFmt w:val="bullet"/>
      <w:lvlText w:val="•"/>
      <w:lvlJc w:val="left"/>
      <w:pPr>
        <w:ind w:left="5789" w:hanging="361"/>
      </w:pPr>
      <w:rPr>
        <w:rFonts w:hint="default"/>
        <w:lang w:val="pt-PT" w:eastAsia="en-US" w:bidi="ar-SA"/>
      </w:rPr>
    </w:lvl>
    <w:lvl w:ilvl="6" w:tplc="8E1A2098">
      <w:numFmt w:val="bullet"/>
      <w:lvlText w:val="•"/>
      <w:lvlJc w:val="left"/>
      <w:pPr>
        <w:ind w:left="6779" w:hanging="361"/>
      </w:pPr>
      <w:rPr>
        <w:rFonts w:hint="default"/>
        <w:lang w:val="pt-PT" w:eastAsia="en-US" w:bidi="ar-SA"/>
      </w:rPr>
    </w:lvl>
    <w:lvl w:ilvl="7" w:tplc="E048E172">
      <w:numFmt w:val="bullet"/>
      <w:lvlText w:val="•"/>
      <w:lvlJc w:val="left"/>
      <w:pPr>
        <w:ind w:left="7769" w:hanging="361"/>
      </w:pPr>
      <w:rPr>
        <w:rFonts w:hint="default"/>
        <w:lang w:val="pt-PT" w:eastAsia="en-US" w:bidi="ar-SA"/>
      </w:rPr>
    </w:lvl>
    <w:lvl w:ilvl="8" w:tplc="64A225EC">
      <w:numFmt w:val="bullet"/>
      <w:lvlText w:val="•"/>
      <w:lvlJc w:val="left"/>
      <w:pPr>
        <w:ind w:left="8759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DAB1A34"/>
    <w:multiLevelType w:val="multilevel"/>
    <w:tmpl w:val="EA1271E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6D1E27"/>
    <w:multiLevelType w:val="multilevel"/>
    <w:tmpl w:val="E1B2EDE8"/>
    <w:lvl w:ilvl="0">
      <w:start w:val="7"/>
      <w:numFmt w:val="decimal"/>
      <w:lvlText w:val="%1"/>
      <w:lvlJc w:val="left"/>
      <w:pPr>
        <w:ind w:left="128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3" w15:restartNumberingAfterBreak="0">
    <w:nsid w:val="2B483045"/>
    <w:multiLevelType w:val="multilevel"/>
    <w:tmpl w:val="282ED3B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F6036BA"/>
    <w:multiLevelType w:val="multilevel"/>
    <w:tmpl w:val="F3FA52D2"/>
    <w:lvl w:ilvl="0">
      <w:start w:val="8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" w:firstLine="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F9A5FA6"/>
    <w:multiLevelType w:val="multilevel"/>
    <w:tmpl w:val="80F6E86A"/>
    <w:lvl w:ilvl="0">
      <w:start w:val="6"/>
      <w:numFmt w:val="decimal"/>
      <w:lvlText w:val="%1"/>
      <w:lvlJc w:val="left"/>
      <w:pPr>
        <w:ind w:left="128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6" w15:restartNumberingAfterBreak="0">
    <w:nsid w:val="3AA6362F"/>
    <w:multiLevelType w:val="multilevel"/>
    <w:tmpl w:val="BED46D0E"/>
    <w:lvl w:ilvl="0">
      <w:start w:val="8"/>
      <w:numFmt w:val="decimal"/>
      <w:lvlText w:val="%1"/>
      <w:lvlJc w:val="left"/>
      <w:pPr>
        <w:ind w:left="128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7" w15:restartNumberingAfterBreak="0">
    <w:nsid w:val="3C9C7CEF"/>
    <w:multiLevelType w:val="hybridMultilevel"/>
    <w:tmpl w:val="456A4A68"/>
    <w:lvl w:ilvl="0" w:tplc="0AD04092">
      <w:start w:val="1"/>
      <w:numFmt w:val="lowerRoman"/>
      <w:lvlText w:val="(%1)"/>
      <w:lvlJc w:val="left"/>
      <w:pPr>
        <w:ind w:left="132" w:hanging="709"/>
      </w:pPr>
      <w:rPr>
        <w:rFonts w:ascii="Arial" w:eastAsia="Arial" w:hAnsi="Arial" w:cs="Arial" w:hint="default"/>
        <w:b/>
        <w:bCs/>
        <w:color w:val="383838"/>
        <w:w w:val="100"/>
        <w:sz w:val="22"/>
        <w:szCs w:val="22"/>
        <w:lang w:val="pt-PT" w:eastAsia="en-US" w:bidi="ar-SA"/>
      </w:rPr>
    </w:lvl>
    <w:lvl w:ilvl="1" w:tplc="AF9EEA90">
      <w:numFmt w:val="bullet"/>
      <w:lvlText w:val="•"/>
      <w:lvlJc w:val="left"/>
      <w:pPr>
        <w:ind w:left="1199" w:hanging="709"/>
      </w:pPr>
      <w:rPr>
        <w:rFonts w:hint="default"/>
        <w:lang w:val="pt-PT" w:eastAsia="en-US" w:bidi="ar-SA"/>
      </w:rPr>
    </w:lvl>
    <w:lvl w:ilvl="2" w:tplc="3DF2FCF4">
      <w:numFmt w:val="bullet"/>
      <w:lvlText w:val="•"/>
      <w:lvlJc w:val="left"/>
      <w:pPr>
        <w:ind w:left="2259" w:hanging="709"/>
      </w:pPr>
      <w:rPr>
        <w:rFonts w:hint="default"/>
        <w:lang w:val="pt-PT" w:eastAsia="en-US" w:bidi="ar-SA"/>
      </w:rPr>
    </w:lvl>
    <w:lvl w:ilvl="3" w:tplc="C9BE1626">
      <w:numFmt w:val="bullet"/>
      <w:lvlText w:val="•"/>
      <w:lvlJc w:val="left"/>
      <w:pPr>
        <w:ind w:left="3319" w:hanging="709"/>
      </w:pPr>
      <w:rPr>
        <w:rFonts w:hint="default"/>
        <w:lang w:val="pt-PT" w:eastAsia="en-US" w:bidi="ar-SA"/>
      </w:rPr>
    </w:lvl>
    <w:lvl w:ilvl="4" w:tplc="19820A82">
      <w:numFmt w:val="bullet"/>
      <w:lvlText w:val="•"/>
      <w:lvlJc w:val="left"/>
      <w:pPr>
        <w:ind w:left="4379" w:hanging="709"/>
      </w:pPr>
      <w:rPr>
        <w:rFonts w:hint="default"/>
        <w:lang w:val="pt-PT" w:eastAsia="en-US" w:bidi="ar-SA"/>
      </w:rPr>
    </w:lvl>
    <w:lvl w:ilvl="5" w:tplc="A06CEE3C">
      <w:numFmt w:val="bullet"/>
      <w:lvlText w:val="•"/>
      <w:lvlJc w:val="left"/>
      <w:pPr>
        <w:ind w:left="5439" w:hanging="709"/>
      </w:pPr>
      <w:rPr>
        <w:rFonts w:hint="default"/>
        <w:lang w:val="pt-PT" w:eastAsia="en-US" w:bidi="ar-SA"/>
      </w:rPr>
    </w:lvl>
    <w:lvl w:ilvl="6" w:tplc="F716D1B6">
      <w:numFmt w:val="bullet"/>
      <w:lvlText w:val="•"/>
      <w:lvlJc w:val="left"/>
      <w:pPr>
        <w:ind w:left="6499" w:hanging="709"/>
      </w:pPr>
      <w:rPr>
        <w:rFonts w:hint="default"/>
        <w:lang w:val="pt-PT" w:eastAsia="en-US" w:bidi="ar-SA"/>
      </w:rPr>
    </w:lvl>
    <w:lvl w:ilvl="7" w:tplc="BAA4DBFC">
      <w:numFmt w:val="bullet"/>
      <w:lvlText w:val="•"/>
      <w:lvlJc w:val="left"/>
      <w:pPr>
        <w:ind w:left="7559" w:hanging="709"/>
      </w:pPr>
      <w:rPr>
        <w:rFonts w:hint="default"/>
        <w:lang w:val="pt-PT" w:eastAsia="en-US" w:bidi="ar-SA"/>
      </w:rPr>
    </w:lvl>
    <w:lvl w:ilvl="8" w:tplc="F44CC76A">
      <w:numFmt w:val="bullet"/>
      <w:lvlText w:val="•"/>
      <w:lvlJc w:val="left"/>
      <w:pPr>
        <w:ind w:left="8619" w:hanging="709"/>
      </w:pPr>
      <w:rPr>
        <w:rFonts w:hint="default"/>
        <w:lang w:val="pt-PT" w:eastAsia="en-US" w:bidi="ar-SA"/>
      </w:rPr>
    </w:lvl>
  </w:abstractNum>
  <w:abstractNum w:abstractNumId="8" w15:restartNumberingAfterBreak="0">
    <w:nsid w:val="4DB6045E"/>
    <w:multiLevelType w:val="multilevel"/>
    <w:tmpl w:val="50369B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B5C1672"/>
    <w:multiLevelType w:val="multilevel"/>
    <w:tmpl w:val="88B60DCA"/>
    <w:lvl w:ilvl="0">
      <w:start w:val="2"/>
      <w:numFmt w:val="decimal"/>
      <w:lvlText w:val="%1"/>
      <w:lvlJc w:val="left"/>
      <w:pPr>
        <w:ind w:left="128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10" w15:restartNumberingAfterBreak="0">
    <w:nsid w:val="5F4518D9"/>
    <w:multiLevelType w:val="multilevel"/>
    <w:tmpl w:val="C494084A"/>
    <w:lvl w:ilvl="0">
      <w:start w:val="5"/>
      <w:numFmt w:val="decimal"/>
      <w:lvlText w:val="%1"/>
      <w:lvlJc w:val="left"/>
      <w:pPr>
        <w:ind w:left="128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11" w15:restartNumberingAfterBreak="0">
    <w:nsid w:val="75EC2FAD"/>
    <w:multiLevelType w:val="hybridMultilevel"/>
    <w:tmpl w:val="84F42448"/>
    <w:lvl w:ilvl="0" w:tplc="5D7490D8">
      <w:start w:val="1"/>
      <w:numFmt w:val="lowerRoman"/>
      <w:lvlText w:val="(%1)"/>
      <w:lvlJc w:val="left"/>
      <w:pPr>
        <w:ind w:left="132" w:hanging="709"/>
      </w:pPr>
      <w:rPr>
        <w:rFonts w:ascii="Arial" w:eastAsia="Arial" w:hAnsi="Arial" w:cs="Arial" w:hint="default"/>
        <w:b/>
        <w:bCs/>
        <w:color w:val="383838"/>
        <w:w w:val="100"/>
        <w:sz w:val="22"/>
        <w:szCs w:val="22"/>
        <w:lang w:val="pt-PT" w:eastAsia="en-US" w:bidi="ar-SA"/>
      </w:rPr>
    </w:lvl>
    <w:lvl w:ilvl="1" w:tplc="2CD413BA">
      <w:numFmt w:val="bullet"/>
      <w:lvlText w:val="•"/>
      <w:lvlJc w:val="left"/>
      <w:pPr>
        <w:ind w:left="1199" w:hanging="709"/>
      </w:pPr>
      <w:rPr>
        <w:rFonts w:hint="default"/>
        <w:lang w:val="pt-PT" w:eastAsia="en-US" w:bidi="ar-SA"/>
      </w:rPr>
    </w:lvl>
    <w:lvl w:ilvl="2" w:tplc="0EFAD4A8">
      <w:numFmt w:val="bullet"/>
      <w:lvlText w:val="•"/>
      <w:lvlJc w:val="left"/>
      <w:pPr>
        <w:ind w:left="2259" w:hanging="709"/>
      </w:pPr>
      <w:rPr>
        <w:rFonts w:hint="default"/>
        <w:lang w:val="pt-PT" w:eastAsia="en-US" w:bidi="ar-SA"/>
      </w:rPr>
    </w:lvl>
    <w:lvl w:ilvl="3" w:tplc="B088ED54">
      <w:numFmt w:val="bullet"/>
      <w:lvlText w:val="•"/>
      <w:lvlJc w:val="left"/>
      <w:pPr>
        <w:ind w:left="3319" w:hanging="709"/>
      </w:pPr>
      <w:rPr>
        <w:rFonts w:hint="default"/>
        <w:lang w:val="pt-PT" w:eastAsia="en-US" w:bidi="ar-SA"/>
      </w:rPr>
    </w:lvl>
    <w:lvl w:ilvl="4" w:tplc="39B8C6BE">
      <w:numFmt w:val="bullet"/>
      <w:lvlText w:val="•"/>
      <w:lvlJc w:val="left"/>
      <w:pPr>
        <w:ind w:left="4379" w:hanging="709"/>
      </w:pPr>
      <w:rPr>
        <w:rFonts w:hint="default"/>
        <w:lang w:val="pt-PT" w:eastAsia="en-US" w:bidi="ar-SA"/>
      </w:rPr>
    </w:lvl>
    <w:lvl w:ilvl="5" w:tplc="E1168C8C">
      <w:numFmt w:val="bullet"/>
      <w:lvlText w:val="•"/>
      <w:lvlJc w:val="left"/>
      <w:pPr>
        <w:ind w:left="5439" w:hanging="709"/>
      </w:pPr>
      <w:rPr>
        <w:rFonts w:hint="default"/>
        <w:lang w:val="pt-PT" w:eastAsia="en-US" w:bidi="ar-SA"/>
      </w:rPr>
    </w:lvl>
    <w:lvl w:ilvl="6" w:tplc="4B440166">
      <w:numFmt w:val="bullet"/>
      <w:lvlText w:val="•"/>
      <w:lvlJc w:val="left"/>
      <w:pPr>
        <w:ind w:left="6499" w:hanging="709"/>
      </w:pPr>
      <w:rPr>
        <w:rFonts w:hint="default"/>
        <w:lang w:val="pt-PT" w:eastAsia="en-US" w:bidi="ar-SA"/>
      </w:rPr>
    </w:lvl>
    <w:lvl w:ilvl="7" w:tplc="14E85C76">
      <w:numFmt w:val="bullet"/>
      <w:lvlText w:val="•"/>
      <w:lvlJc w:val="left"/>
      <w:pPr>
        <w:ind w:left="7559" w:hanging="709"/>
      </w:pPr>
      <w:rPr>
        <w:rFonts w:hint="default"/>
        <w:lang w:val="pt-PT" w:eastAsia="en-US" w:bidi="ar-SA"/>
      </w:rPr>
    </w:lvl>
    <w:lvl w:ilvl="8" w:tplc="A1FE19EC">
      <w:numFmt w:val="bullet"/>
      <w:lvlText w:val="•"/>
      <w:lvlJc w:val="left"/>
      <w:pPr>
        <w:ind w:left="8619" w:hanging="709"/>
      </w:pPr>
      <w:rPr>
        <w:rFonts w:hint="default"/>
        <w:lang w:val="pt-PT" w:eastAsia="en-US" w:bidi="ar-SA"/>
      </w:rPr>
    </w:lvl>
  </w:abstractNum>
  <w:num w:numId="1" w16cid:durableId="1337608213">
    <w:abstractNumId w:val="6"/>
  </w:num>
  <w:num w:numId="2" w16cid:durableId="1219702774">
    <w:abstractNumId w:val="0"/>
  </w:num>
  <w:num w:numId="3" w16cid:durableId="1888757175">
    <w:abstractNumId w:val="2"/>
  </w:num>
  <w:num w:numId="4" w16cid:durableId="2126579947">
    <w:abstractNumId w:val="5"/>
  </w:num>
  <w:num w:numId="5" w16cid:durableId="434985646">
    <w:abstractNumId w:val="10"/>
  </w:num>
  <w:num w:numId="6" w16cid:durableId="1407920105">
    <w:abstractNumId w:val="7"/>
  </w:num>
  <w:num w:numId="7" w16cid:durableId="916747375">
    <w:abstractNumId w:val="11"/>
  </w:num>
  <w:num w:numId="8" w16cid:durableId="1375697949">
    <w:abstractNumId w:val="9"/>
  </w:num>
  <w:num w:numId="9" w16cid:durableId="1913084237">
    <w:abstractNumId w:val="8"/>
  </w:num>
  <w:num w:numId="10" w16cid:durableId="282425519">
    <w:abstractNumId w:val="3"/>
  </w:num>
  <w:num w:numId="11" w16cid:durableId="992492995">
    <w:abstractNumId w:val="4"/>
  </w:num>
  <w:num w:numId="12" w16cid:durableId="18198822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olina Silva Benevides da Costa">
    <w15:presenceInfo w15:providerId="AD" w15:userId="S::carolina.costa@nava.com.br::42195e52-5efa-4942-a618-e6d1228df7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86"/>
    <w:rsid w:val="00022525"/>
    <w:rsid w:val="0004635F"/>
    <w:rsid w:val="000D22D9"/>
    <w:rsid w:val="0019646C"/>
    <w:rsid w:val="001F262D"/>
    <w:rsid w:val="002B3BF9"/>
    <w:rsid w:val="0042480E"/>
    <w:rsid w:val="005F2949"/>
    <w:rsid w:val="0062324F"/>
    <w:rsid w:val="00697A2D"/>
    <w:rsid w:val="00977737"/>
    <w:rsid w:val="00B27610"/>
    <w:rsid w:val="00B66D86"/>
    <w:rsid w:val="00D55732"/>
    <w:rsid w:val="00D97E09"/>
    <w:rsid w:val="00E3669E"/>
    <w:rsid w:val="00EB1DA8"/>
    <w:rsid w:val="00F10287"/>
    <w:rsid w:val="00FB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FDBE9"/>
  <w15:docId w15:val="{3D6E49B6-FEE8-4F77-BA0C-34F63FAD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2"/>
      <w:ind w:left="2478" w:right="236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7" w:right="122" w:hanging="1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o">
    <w:name w:val="Revision"/>
    <w:hidden/>
    <w:uiPriority w:val="99"/>
    <w:semiHidden/>
    <w:rsid w:val="002B3BF9"/>
    <w:pPr>
      <w:widowControl/>
      <w:autoSpaceDE/>
      <w:autoSpaceDN/>
    </w:pPr>
    <w:rPr>
      <w:rFonts w:ascii="Arial MT" w:eastAsia="Arial MT" w:hAnsi="Arial MT" w:cs="Arial MT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248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480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4248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480E"/>
    <w:rPr>
      <w:rFonts w:ascii="Arial MT" w:eastAsia="Arial MT" w:hAnsi="Arial MT" w:cs="Arial MT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FB128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B128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B128F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128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128F"/>
    <w:rPr>
      <w:rFonts w:ascii="Arial MT" w:eastAsia="Arial MT" w:hAnsi="Arial MT" w:cs="Arial MT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3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018D994D13884BBF23B6CE4F76B266" ma:contentTypeVersion="19" ma:contentTypeDescription="Crie um novo documento." ma:contentTypeScope="" ma:versionID="2ad700d1eff91a7cc6f52c8d9b1faff1">
  <xsd:schema xmlns:xsd="http://www.w3.org/2001/XMLSchema" xmlns:xs="http://www.w3.org/2001/XMLSchema" xmlns:p="http://schemas.microsoft.com/office/2006/metadata/properties" xmlns:ns2="aec9422e-f48d-47be-bb54-a537cc11859a" xmlns:ns3="0c1d2495-8c98-472d-a705-d6a1a2646276" targetNamespace="http://schemas.microsoft.com/office/2006/metadata/properties" ma:root="true" ma:fieldsID="cd5c3600fa11be4a3e9b13578e998be1" ns2:_="" ns3:_="">
    <xsd:import namespace="aec9422e-f48d-47be-bb54-a537cc11859a"/>
    <xsd:import namespace="0c1d2495-8c98-472d-a705-d6a1a2646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3:TaxCatchAll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9422e-f48d-47be-bb54-a537cc118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5decf6-ee94-4c2d-9a31-c0bfc891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2495-8c98-472d-a705-d6a1a2646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Go-Tags" ma:fieldId="{23f27201-bee3-471e-b2e7-b64fd8b7ca38}" ma:taxonomyMulti="true" ma:sspId="145decf6-ee94-4c2d-9a31-c0bfc891c3e9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hidden="true" ma:list="{94f7d5ce-1267-4919-b3b3-4faddce9bcba}" ma:internalName="TaxCatchAll" ma:showField="CatchAllData" ma:web="0c1d2495-8c98-472d-a705-d6a1a2646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1d2495-8c98-472d-a705-d6a1a2646276" xsi:nil="true"/>
    <TaxKeywordTaxHTField xmlns="0c1d2495-8c98-472d-a705-d6a1a2646276">
      <Terms xmlns="http://schemas.microsoft.com/office/infopath/2007/PartnerControls"/>
    </TaxKeywordTaxHTField>
    <lcf76f155ced4ddcb4097134ff3c332f xmlns="aec9422e-f48d-47be-bb54-a537cc1185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7263D4-89A6-4DED-B153-FF3A2CC373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DEC604-C071-40FB-B37B-243F5CB96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c9422e-f48d-47be-bb54-a537cc11859a"/>
    <ds:schemaRef ds:uri="0c1d2495-8c98-472d-a705-d6a1a2646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6B11DB-81D2-4DC4-B07A-D11912D867FD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49CC448-1ACC-4F4F-99D9-8B2DFACBC8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F47BC59-373C-4F27-BDAB-1B70DEC180FC}">
  <ds:schemaRefs>
    <ds:schemaRef ds:uri="http://schemas.microsoft.com/office/2006/metadata/properties"/>
    <ds:schemaRef ds:uri="http://schemas.microsoft.com/office/infopath/2007/PartnerControls"/>
    <ds:schemaRef ds:uri="0c1d2495-8c98-472d-a705-d6a1a2646276"/>
    <ds:schemaRef ds:uri="aec9422e-f48d-47be-bb54-a537cc1185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2260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 Andrade</dc:creator>
  <cp:lastModifiedBy>Herick Andrade</cp:lastModifiedBy>
  <cp:revision>2</cp:revision>
  <dcterms:created xsi:type="dcterms:W3CDTF">2022-12-27T21:27:00Z</dcterms:created>
  <dcterms:modified xsi:type="dcterms:W3CDTF">2022-12-27T21:27:00Z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2022-01-13T00:00:00Z</vt:filetime>
  </property>
  <property fmtid="{D5CDD505-2E9C-101B-9397-08002B2CF9AE}" pid="5" name="ContentTypeId">
    <vt:lpwstr>0x0101000A018D994D13884BBF23B6CE4F76B266</vt:lpwstr>
  </property>
  <property fmtid="{D5CDD505-2E9C-101B-9397-08002B2CF9AE}" pid="6" name="TaxKeyword">
    <vt:lpwstr/>
  </property>
  <property fmtid="{D5CDD505-2E9C-101B-9397-08002B2CF9AE}" pid="7" name="MediaServiceImageTags">
    <vt:lpwstr/>
  </property>
</Properties>
</file>